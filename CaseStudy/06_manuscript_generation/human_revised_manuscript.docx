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11968">
      <w:pPr>
        <w:jc w:val="both"/>
        <w:rPr>
          <w:del w:id="12" w:author="lpp" w:date="2025-06-22T16:38:58Z"/>
          <w:rFonts w:ascii="Times New Roman" w:hAnsi="Times New Roman" w:cs="Times New Roman"/>
          <w:b/>
          <w:bCs/>
          <w:sz w:val="28"/>
          <w:szCs w:val="32"/>
          <w:rPrChange w:id="13" w:author="lpp" w:date="2025-06-22T16:45:08Z">
            <w:rPr>
              <w:del w:id="14" w:author="lpp" w:date="2025-06-22T16:38:58Z"/>
              <w:rFonts w:ascii="Times New Roman" w:hAnsi="Times New Roman" w:cs="Times New Roman"/>
              <w:b w:val="0"/>
              <w:bCs w:val="0"/>
            </w:rPr>
          </w:rPrChange>
        </w:rPr>
      </w:pPr>
      <w:ins w:id="15" w:author="lpp" w:date="2025-06-22T16:45:03Z">
        <w:bookmarkStart w:id="20" w:name="_GoBack"/>
        <w:bookmarkEnd w:id="20"/>
        <w:r>
          <w:rPr>
            <w:rFonts w:hint="eastAsia" w:ascii="Times New Roman" w:hAnsi="Times New Roman" w:cs="Times New Roman"/>
            <w:b/>
            <w:bCs/>
            <w:sz w:val="28"/>
            <w:szCs w:val="32"/>
            <w:rPrChange w:id="16" w:author="lpp" w:date="2025-06-22T16:45:08Z">
              <w:rPr>
                <w:rFonts w:hint="eastAsia" w:ascii="Times New Roman" w:hAnsi="Times New Roman" w:cs="Times New Roman"/>
                <w:b w:val="0"/>
                <w:bCs w:val="0"/>
              </w:rPr>
            </w:rPrChange>
          </w:rPr>
          <w:t>A systematic review and meta-analysis of the effects of high and low doses on immune activation and immunosuppression</w:t>
        </w:r>
      </w:ins>
    </w:p>
    <w:p w14:paraId="331A6394">
      <w:pPr>
        <w:spacing w:after="0"/>
        <w:jc w:val="both"/>
        <w:rPr>
          <w:del w:id="18" w:author="lpp" w:date="2025-06-22T16:38:58Z"/>
          <w:rFonts w:ascii="Times New Roman" w:hAnsi="Times New Roman" w:cs="Times New Roman"/>
          <w:b w:val="0"/>
          <w:bCs w:val="0"/>
        </w:rPr>
        <w:pPrChange w:id="17" w:author="lpp" w:date="2025-06-22T16:38:47Z">
          <w:pPr>
            <w:jc w:val="both"/>
          </w:pPr>
        </w:pPrChange>
      </w:pPr>
    </w:p>
    <w:p w14:paraId="73CB6374">
      <w:pPr>
        <w:rPr>
          <w:ins w:id="19" w:author="lpp" w:date="2025-06-22T16:38:41Z"/>
        </w:rPr>
      </w:pPr>
    </w:p>
    <w:p w14:paraId="74BE4A39">
      <w:pPr>
        <w:rPr>
          <w:ins w:id="20" w:author="lpp" w:date="2025-06-22T16:38:40Z"/>
        </w:rPr>
      </w:pPr>
    </w:p>
    <w:p w14:paraId="20C1FCFA">
      <w:pPr>
        <w:jc w:val="both"/>
        <w:outlineLvl w:val="0"/>
        <w:rPr>
          <w:rFonts w:ascii="Times New Roman" w:hAnsi="Times New Roman" w:cs="Times New Roman"/>
          <w:b/>
          <w:bCs/>
          <w:rPrChange w:id="22" w:author="lpp" w:date="2025-06-22T16:42:13Z">
            <w:rPr>
              <w:rFonts w:ascii="Times New Roman" w:hAnsi="Times New Roman" w:cs="Times New Roman"/>
              <w:b w:val="0"/>
              <w:bCs w:val="0"/>
            </w:rPr>
          </w:rPrChange>
        </w:rPr>
        <w:pPrChange w:id="21" w:author="lpp" w:date="2025-06-22T16:38:40Z">
          <w:pPr>
            <w:jc w:val="both"/>
          </w:pPr>
        </w:pPrChange>
      </w:pPr>
      <w:bookmarkStart w:id="0" w:name="_Toc14366"/>
      <w:r>
        <w:rPr>
          <w:rFonts w:ascii="Times New Roman" w:hAnsi="Times New Roman" w:cs="Times New Roman"/>
          <w:b/>
          <w:bCs/>
          <w:rPrChange w:id="23" w:author="lpp" w:date="2025-06-22T16:42:13Z">
            <w:rPr>
              <w:rFonts w:ascii="Times New Roman" w:hAnsi="Times New Roman" w:cs="Times New Roman"/>
              <w:b w:val="0"/>
              <w:bCs w:val="0"/>
            </w:rPr>
          </w:rPrChange>
        </w:rPr>
        <w:t>Abstract</w:t>
      </w:r>
      <w:bookmarkEnd w:id="0"/>
    </w:p>
    <w:p w14:paraId="4D12BADE">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Background: Radiation therapy exerts dual immunomodulatory effects</w:t>
      </w:r>
      <w:del w:id="24" w:author="lpp" w:date="2025-06-20T16:07:52Z">
        <w:r>
          <w:rPr>
            <w:rFonts w:hint="default" w:ascii="Times New Roman" w:hAnsi="Times New Roman" w:cs="Times New Roman"/>
            <w:b w:val="0"/>
            <w:bCs w:val="0"/>
            <w:lang w:val="en-US"/>
          </w:rPr>
          <w:delText>,</w:delText>
        </w:r>
      </w:del>
      <w:ins w:id="25" w:author="lpp" w:date="2025-06-20T16:07:52Z">
        <w:r>
          <w:rPr>
            <w:rFonts w:hint="eastAsia" w:ascii="Times New Roman" w:hAnsi="Times New Roman" w:cs="Times New Roman"/>
            <w:b w:val="0"/>
            <w:bCs w:val="0"/>
            <w:lang w:val="en-US" w:eastAsia="zh-CN"/>
          </w:rPr>
          <w:t>.</w:t>
        </w:r>
      </w:ins>
      <w:ins w:id="26" w:author="lpp" w:date="2025-06-20T16:09:04Z">
        <w:r>
          <w:rPr>
            <w:rFonts w:hint="eastAsia" w:ascii="Times New Roman" w:hAnsi="Times New Roman" w:cs="Times New Roman"/>
            <w:b w:val="0"/>
            <w:bCs w:val="0"/>
            <w:lang w:val="en-US" w:eastAsia="zh-CN"/>
          </w:rPr>
          <w:t>Low-dose radiation and high-dose radiation induce different immune responses. Low-dose radiation may enhance immune activation through dendritic cell maturation and cytokine production, while high-dose radiation often triggers immune suppression pathways.</w:t>
        </w:r>
      </w:ins>
      <w:ins w:id="27" w:author="lpp" w:date="2025-06-20T16:09:05Z">
        <w:r>
          <w:rPr>
            <w:rFonts w:hint="eastAsia" w:ascii="Times New Roman" w:hAnsi="Times New Roman" w:cs="Times New Roman"/>
            <w:b w:val="0"/>
            <w:bCs w:val="0"/>
            <w:lang w:val="en-US" w:eastAsia="zh-CN"/>
          </w:rPr>
          <w:t xml:space="preserve"> </w:t>
        </w:r>
      </w:ins>
      <w:r>
        <w:rPr>
          <w:rFonts w:ascii="Times New Roman" w:hAnsi="Times New Roman" w:cs="Times New Roman"/>
          <w:b w:val="0"/>
          <w:bCs w:val="0"/>
        </w:rPr>
        <w:t xml:space="preserve">This systematic review </w:t>
      </w:r>
      <w:ins w:id="28" w:author="lpp" w:date="2025-06-20T16:09:25Z">
        <w:r>
          <w:rPr>
            <w:rFonts w:hint="eastAsia" w:ascii="Times New Roman" w:hAnsi="Times New Roman" w:cs="Times New Roman"/>
            <w:b w:val="0"/>
            <w:bCs w:val="0"/>
          </w:rPr>
          <w:t>integrates</w:t>
        </w:r>
      </w:ins>
      <w:del w:id="29" w:author="lpp" w:date="2025-06-20T16:09:25Z">
        <w:r>
          <w:rPr>
            <w:rFonts w:ascii="Times New Roman" w:hAnsi="Times New Roman" w:cs="Times New Roman"/>
            <w:b w:val="0"/>
            <w:bCs w:val="0"/>
          </w:rPr>
          <w:delText>synthesizes</w:delText>
        </w:r>
      </w:del>
      <w:r>
        <w:rPr>
          <w:rFonts w:ascii="Times New Roman" w:hAnsi="Times New Roman" w:cs="Times New Roman"/>
          <w:b w:val="0"/>
          <w:bCs w:val="0"/>
        </w:rPr>
        <w:t xml:space="preserve"> preclinical evidence to delineate dose-dependent immune modulation by X-ray radiation and </w:t>
      </w:r>
      <w:ins w:id="30" w:author="lpp" w:date="2025-06-20T16:09:57Z">
        <w:r>
          <w:rPr>
            <w:rFonts w:hint="eastAsia" w:ascii="Times New Roman" w:hAnsi="Times New Roman" w:cs="Times New Roman"/>
            <w:b w:val="0"/>
            <w:bCs w:val="0"/>
          </w:rPr>
          <w:t>provide a basis for optimizing treatment strategies.</w:t>
        </w:r>
      </w:ins>
      <w:r>
        <w:rPr>
          <w:rFonts w:ascii="Times New Roman" w:hAnsi="Times New Roman" w:cs="Times New Roman"/>
          <w:b w:val="0"/>
          <w:bCs w:val="0"/>
        </w:rPr>
        <w:t xml:space="preserve"> </w:t>
      </w:r>
    </w:p>
    <w:p w14:paraId="6297AB64">
      <w:pPr>
        <w:jc w:val="both"/>
        <w:rPr>
          <w:rFonts w:ascii="Times New Roman" w:hAnsi="Times New Roman" w:cs="Times New Roman"/>
          <w:b w:val="0"/>
          <w:bCs w:val="0"/>
        </w:rPr>
      </w:pPr>
    </w:p>
    <w:p w14:paraId="6F9705E0">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Methods: </w:t>
      </w:r>
      <w:ins w:id="31" w:author="lpp" w:date="2025-06-20T16:20:45Z">
        <w:r>
          <w:rPr>
            <w:rFonts w:hint="eastAsia" w:ascii="Times New Roman" w:hAnsi="Times New Roman" w:cs="Times New Roman"/>
            <w:b w:val="0"/>
            <w:bCs w:val="0"/>
          </w:rPr>
          <w:t>This study retrieved 5,598 articles published between 2010 and 2024 from PubMed using the search term</w:t>
        </w:r>
      </w:ins>
      <w:ins w:id="32" w:author="lpp" w:date="2025-06-20T16:20:45Z">
        <w:r>
          <w:rPr>
            <w:rFonts w:hint="eastAsia" w:ascii="Times New Roman" w:hAnsi="Times New Roman" w:cs="Times New Roman"/>
            <w:b w:val="0"/>
            <w:bCs w:val="0"/>
            <w:highlight w:val="yellow"/>
            <w:rPrChange w:id="33" w:author="lpp" w:date="2025-06-20T16:21:29Z">
              <w:rPr>
                <w:rFonts w:hint="eastAsia" w:ascii="Times New Roman" w:hAnsi="Times New Roman" w:cs="Times New Roman"/>
                <w:b w:val="0"/>
                <w:bCs w:val="0"/>
              </w:rPr>
            </w:rPrChange>
          </w:rPr>
          <w:t xml:space="preserve"> “”</w:t>
        </w:r>
      </w:ins>
      <w:ins w:id="34" w:author="lpp" w:date="2025-06-20T16:20:45Z">
        <w:r>
          <w:rPr>
            <w:rFonts w:hint="eastAsia" w:ascii="Times New Roman" w:hAnsi="Times New Roman" w:cs="Times New Roman"/>
            <w:b w:val="0"/>
            <w:bCs w:val="0"/>
          </w:rPr>
          <w:t>. Subsequently, we utilized artificial intelligence tools (GPT-4, BERT) combined with manual verification to include 272 studies for subsequent meta-analysis.</w:t>
        </w:r>
      </w:ins>
      <w:ins w:id="35" w:author="lpp" w:date="2025-06-20T16:20:51Z">
        <w:r>
          <w:rPr>
            <w:rFonts w:hint="eastAsia" w:ascii="Times New Roman" w:hAnsi="Times New Roman" w:cs="Times New Roman"/>
            <w:b w:val="0"/>
            <w:bCs w:val="0"/>
            <w:lang w:val="en-US" w:eastAsia="zh-CN"/>
          </w:rPr>
          <w:t xml:space="preserve"> </w:t>
        </w:r>
      </w:ins>
      <w:ins w:id="36" w:author="lpp" w:date="2025-06-20T16:20:45Z">
        <w:r>
          <w:rPr>
            <w:rFonts w:hint="eastAsia" w:ascii="Times New Roman" w:hAnsi="Times New Roman" w:cs="Times New Roman"/>
            <w:b w:val="0"/>
            <w:bCs w:val="0"/>
          </w:rPr>
          <w:t>The risk of bias was assessed using the Cochrane RoB 2 criteria. A random-effects meta-analysis evaluated the standardized mean differences (SMDs) for immunological endpoints and conducted subgroup analyses based on radiation dose, tumor type, mouse strain, and age.</w:t>
        </w:r>
      </w:ins>
      <w:del w:id="37" w:author="lpp" w:date="2025-06-20T16:20:45Z">
        <w:r>
          <w:rPr>
            <w:rFonts w:ascii="Times New Roman" w:hAnsi="Times New Roman" w:cs="Times New Roman"/>
            <w:b w:val="0"/>
            <w:bCs w:val="0"/>
          </w:rPr>
          <w:delText xml:space="preserve">Following PRISMA 2020 guidelines, a systematic search of PubMed (2010–2024) identified 5,598 studies, with 272 meeting inclusion criteria: murine tumor models, X-ray intervention, and immunological or tumor progression outcomes. Screening employed AI tools (GPT-4, BERT) and human validation. Data extraction covered experimental design, irradiation protocols, and immune outcomes. Risk of bias was assessed using Cochrane RoB 2 criteria. Random-effects meta-analyses evaluated standardized mean differences (SMDs) for immune endpoints, with subgroup analyses by dose, strain, tumor type, and </w:delText>
        </w:r>
      </w:del>
      <w:del w:id="38" w:author="lpp" w:date="2025-06-20T16:11:02Z">
        <w:r>
          <w:rPr>
            <w:rFonts w:ascii="Times New Roman" w:hAnsi="Times New Roman" w:cs="Times New Roman"/>
            <w:b w:val="0"/>
            <w:bCs w:val="0"/>
          </w:rPr>
          <w:delText xml:space="preserve">age. </w:delText>
        </w:r>
      </w:del>
    </w:p>
    <w:p w14:paraId="0FC94775">
      <w:pPr>
        <w:jc w:val="both"/>
        <w:rPr>
          <w:rFonts w:ascii="Times New Roman" w:hAnsi="Times New Roman" w:cs="Times New Roman"/>
          <w:b w:val="0"/>
          <w:bCs w:val="0"/>
        </w:rPr>
      </w:pPr>
    </w:p>
    <w:p w14:paraId="37C70854">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Results: Meta-analyses revealed LDR (5–8 Gy) maximized CD8+ T cell infiltration (SMD=1.60, *p*&lt;0.001) and IFN-γ elevation (SMD=0.67, *p*&lt;0.001), while HDR (&gt;15 Gy) suppressed CD8+ responses and amplified IFN-β (SMD=3.05, *p*&lt;0.001). PD-L1 upregulation was pronounced across doses (SMD=1.09, *p*&lt;0.001). Strain-specific effects emerged, with C57BL/6 mice showing stronger CD8+ recruitment (SMD=0.68) than BALB/c (SMD=0.09). Tumor type influenced outcomes, as lung cancer models exhibited greater CD8+ infiltration (SMD=1.52) than pancreatic adenocarcinoma (SMD=0.33). Publication bias risks were noted for PD-L1 (*p*=0.0002) and IFN-β (*p*=0.03). </w:t>
      </w:r>
    </w:p>
    <w:p w14:paraId="69975A86">
      <w:pPr>
        <w:jc w:val="both"/>
        <w:rPr>
          <w:rFonts w:ascii="Times New Roman" w:hAnsi="Times New Roman" w:cs="Times New Roman"/>
          <w:b w:val="0"/>
          <w:bCs w:val="0"/>
        </w:rPr>
      </w:pPr>
    </w:p>
    <w:p w14:paraId="6E78C8FA">
      <w:pPr>
        <w:jc w:val="both"/>
        <w:rPr>
          <w:rFonts w:ascii="Times New Roman" w:hAnsi="Times New Roman" w:cs="Times New Roman"/>
          <w:b w:val="0"/>
          <w:bCs w:val="0"/>
        </w:rPr>
      </w:pPr>
      <w:r>
        <w:rPr>
          <w:rFonts w:ascii="Times New Roman" w:hAnsi="Times New Roman" w:cs="Times New Roman"/>
          <w:b w:val="0"/>
          <w:bCs w:val="0"/>
        </w:rPr>
        <w:t>Conclusion: Radiation dose critically dictates immune outcomes: LDR enhances anti-tumor immunity, whereas HDR promotes immunosuppression through pathways like PD-L1 and IFN-β. Strain, tumor microenvironment, and age further modulate responses, underscoring the need for personalized protocols. These findings advocate for combinatorial strategies, such as pairing LDR with checkpoint inhibitors, and highlight the necessity of standardized preclinical models to bridge translational gaps. Optimizing dose-specific immune modulation could improve therapeutic synergies and mitigate adverse effects in clinical radiotherapy.</w:t>
      </w:r>
    </w:p>
    <w:p w14:paraId="2AC31A27">
      <w:pPr>
        <w:jc w:val="both"/>
        <w:rPr>
          <w:del w:id="39" w:author="lpp" w:date="2025-06-22T16:24:43Z"/>
          <w:rFonts w:ascii="Times New Roman" w:hAnsi="Times New Roman" w:cs="Times New Roman"/>
          <w:b w:val="0"/>
          <w:bCs w:val="0"/>
        </w:rPr>
      </w:pPr>
    </w:p>
    <w:p w14:paraId="19CF2369">
      <w:pPr>
        <w:jc w:val="both"/>
        <w:rPr>
          <w:del w:id="40" w:author="lpp" w:date="2025-06-22T16:24:42Z"/>
          <w:rFonts w:ascii="Times New Roman" w:hAnsi="Times New Roman" w:cs="Times New Roman"/>
          <w:b w:val="0"/>
          <w:bCs w:val="0"/>
        </w:rPr>
      </w:pPr>
      <w:del w:id="41" w:author="lpp" w:date="2025-06-22T16:24:42Z">
        <w:r>
          <w:rPr>
            <w:rFonts w:ascii="Times New Roman" w:hAnsi="Times New Roman" w:cs="Times New Roman"/>
            <w:b w:val="0"/>
            <w:bCs w:val="0"/>
          </w:rPr>
          <w:delText>---</w:delText>
        </w:r>
      </w:del>
    </w:p>
    <w:p w14:paraId="3A8E336F">
      <w:pPr>
        <w:jc w:val="both"/>
        <w:rPr>
          <w:del w:id="42" w:author="lpp" w:date="2025-06-22T16:24:42Z"/>
          <w:rFonts w:ascii="Times New Roman" w:hAnsi="Times New Roman" w:cs="Times New Roman"/>
          <w:b w:val="0"/>
          <w:bCs w:val="0"/>
        </w:rPr>
      </w:pPr>
    </w:p>
    <w:p w14:paraId="7C57FD51">
      <w:pPr>
        <w:jc w:val="both"/>
        <w:rPr>
          <w:del w:id="43" w:author="lpp" w:date="2025-06-22T16:24:42Z"/>
          <w:rFonts w:ascii="Times New Roman" w:hAnsi="Times New Roman" w:cs="Times New Roman"/>
          <w:b/>
          <w:bCs/>
          <w:rPrChange w:id="44" w:author="lpp" w:date="2025-06-22T16:24:40Z">
            <w:rPr>
              <w:del w:id="45" w:author="lpp" w:date="2025-06-22T16:24:42Z"/>
              <w:rFonts w:ascii="Times New Roman" w:hAnsi="Times New Roman" w:cs="Times New Roman"/>
              <w:b w:val="0"/>
              <w:bCs w:val="0"/>
            </w:rPr>
          </w:rPrChange>
        </w:rPr>
      </w:pPr>
      <w:del w:id="46" w:author="lpp" w:date="2025-06-22T16:24:42Z">
        <w:r>
          <w:rPr>
            <w:rFonts w:ascii="Times New Roman" w:hAnsi="Times New Roman" w:cs="Times New Roman"/>
            <w:b/>
            <w:bCs/>
            <w:rPrChange w:id="47" w:author="lpp" w:date="2025-06-22T16:24:40Z">
              <w:rPr>
                <w:rFonts w:ascii="Times New Roman" w:hAnsi="Times New Roman" w:cs="Times New Roman"/>
                <w:b w:val="0"/>
                <w:bCs w:val="0"/>
              </w:rPr>
            </w:rPrChange>
          </w:rPr>
          <w:delText>1. Introduction</w:delText>
        </w:r>
      </w:del>
    </w:p>
    <w:p w14:paraId="569DFE04">
      <w:pPr>
        <w:jc w:val="both"/>
        <w:rPr>
          <w:rFonts w:ascii="Times New Roman" w:hAnsi="Times New Roman" w:cs="Times New Roman"/>
          <w:b/>
          <w:bCs/>
          <w:rPrChange w:id="48" w:author="lpp" w:date="2025-06-22T16:24:40Z">
            <w:rPr>
              <w:rFonts w:ascii="Times New Roman" w:hAnsi="Times New Roman" w:cs="Times New Roman"/>
              <w:b w:val="0"/>
              <w:bCs w:val="0"/>
            </w:rPr>
          </w:rPrChange>
        </w:rPr>
      </w:pPr>
    </w:p>
    <w:p w14:paraId="0626C762">
      <w:pPr>
        <w:jc w:val="both"/>
        <w:outlineLvl w:val="0"/>
        <w:rPr>
          <w:del w:id="50" w:author="lpp" w:date="2025-06-22T16:18:31Z"/>
          <w:rFonts w:hint="default" w:ascii="Times New Roman" w:hAnsi="Times New Roman" w:cs="Times New Roman" w:eastAsiaTheme="minorEastAsia"/>
          <w:b/>
          <w:bCs/>
          <w:lang w:eastAsia="zh-CN"/>
          <w:rPrChange w:id="51" w:author="lpp" w:date="2025-06-22T16:24:40Z">
            <w:rPr>
              <w:del w:id="52" w:author="lpp" w:date="2025-06-22T16:18:31Z"/>
              <w:rFonts w:hint="default" w:ascii="Times New Roman" w:hAnsi="Times New Roman" w:cs="Times New Roman" w:eastAsiaTheme="minorEastAsia"/>
              <w:b w:val="0"/>
              <w:bCs w:val="0"/>
              <w:lang w:eastAsia="zh-CN"/>
            </w:rPr>
          </w:rPrChange>
        </w:rPr>
        <w:pPrChange w:id="49" w:author="lpp" w:date="2025-06-22T16:38:25Z">
          <w:pPr>
            <w:jc w:val="both"/>
          </w:pPr>
        </w:pPrChange>
      </w:pPr>
      <w:bookmarkStart w:id="1" w:name="_Toc31593"/>
      <w:r>
        <w:rPr>
          <w:rFonts w:ascii="Times New Roman" w:hAnsi="Times New Roman" w:cs="Times New Roman"/>
          <w:b/>
          <w:bCs/>
          <w:rPrChange w:id="53" w:author="lpp" w:date="2025-06-22T16:24:40Z">
            <w:rPr>
              <w:rFonts w:ascii="Times New Roman" w:hAnsi="Times New Roman" w:cs="Times New Roman"/>
              <w:b w:val="0"/>
              <w:bCs w:val="0"/>
            </w:rPr>
          </w:rPrChange>
        </w:rPr>
        <w:t>1. Introduction</w:t>
      </w:r>
      <w:bookmarkEnd w:id="1"/>
      <w:r>
        <w:rPr>
          <w:rFonts w:ascii="Times New Roman" w:hAnsi="Times New Roman" w:cs="Times New Roman"/>
          <w:b/>
          <w:bCs/>
          <w:rPrChange w:id="54" w:author="lpp" w:date="2025-06-22T16:24:40Z">
            <w:rPr>
              <w:rFonts w:ascii="Times New Roman" w:hAnsi="Times New Roman" w:cs="Times New Roman"/>
              <w:b w:val="0"/>
              <w:bCs w:val="0"/>
            </w:rPr>
          </w:rPrChange>
        </w:rPr>
        <w:t xml:space="preserve"> </w:t>
      </w:r>
    </w:p>
    <w:p w14:paraId="193DF69C">
      <w:pPr>
        <w:jc w:val="both"/>
        <w:rPr>
          <w:ins w:id="55" w:author="lpp" w:date="2025-06-20T16:26:41Z"/>
          <w:rFonts w:hint="default" w:ascii="Times New Roman" w:hAnsi="Times New Roman" w:cs="Times New Roman"/>
          <w:b w:val="0"/>
          <w:bCs w:val="0"/>
          <w:lang w:eastAsia="zh-CN"/>
        </w:rPr>
      </w:pPr>
      <w:del w:id="56" w:author="lpp" w:date="2025-06-22T16:18:30Z">
        <w:r>
          <w:rPr>
            <w:rFonts w:ascii="Times New Roman" w:hAnsi="Times New Roman" w:cs="Times New Roman"/>
            <w:b w:val="0"/>
            <w:bCs w:val="0"/>
          </w:rPr>
          <w:delText xml:space="preserve">Radiation therapy is a cornerstone of cancer treatment, with its therapeutic effects historically attributed to direct DNA damage in tumor cells. Emerging evidence, however, highlights the critical role of radiation-induced immune modulation, which can either enhance anti-tumor immunity or promote immunosuppression, depending on dose, fractionation, and biological context [1,5]. While this review primarily focuses on X-ray radiation, selected studies employing other radiation types (e.g., carbon-ion, internal emitters) are discussed where they provide mechanistic insights applicable to X-ray-induced immune modulation. </w:delText>
        </w:r>
      </w:del>
    </w:p>
    <w:p w14:paraId="27FAE746">
      <w:pPr>
        <w:jc w:val="both"/>
        <w:rPr>
          <w:del w:id="57" w:author="lpp" w:date="2025-06-22T16:18:26Z"/>
          <w:rFonts w:hint="default" w:ascii="Times New Roman" w:hAnsi="Times New Roman" w:cs="Times New Roman"/>
          <w:b w:val="0"/>
          <w:bCs w:val="0"/>
          <w:lang w:eastAsia="zh-CN"/>
        </w:rPr>
      </w:pPr>
    </w:p>
    <w:p w14:paraId="3F60D31B">
      <w:pPr>
        <w:jc w:val="both"/>
        <w:rPr>
          <w:ins w:id="58" w:author="lpp" w:date="2025-06-22T16:16:40Z"/>
          <w:rFonts w:hint="eastAsia" w:ascii="Times New Roman" w:hAnsi="Times New Roman" w:cs="Times New Roman"/>
          <w:b w:val="0"/>
          <w:bCs w:val="0"/>
        </w:rPr>
      </w:pPr>
      <w:ins w:id="59" w:author="lpp" w:date="2025-06-22T16:16:40Z">
        <w:r>
          <w:rPr>
            <w:rFonts w:hint="eastAsia" w:ascii="Times New Roman" w:hAnsi="Times New Roman" w:cs="Times New Roman"/>
            <w:b w:val="0"/>
            <w:bCs w:val="0"/>
          </w:rPr>
          <w:t>Radiotherapy-induced immunomodulation plays a key role in cancer treatment. The effect of radiation therapy on the immune system is not invariable, but presents a complex double-edged sword characteristic: on the one hand, it has the potential to activate anti-tumor immune responses and enhance the body's ability to recognize and clear tumor cells; on the other hand, it may also trigger immunosuppression and weaken the anti-tumor function of the immune system. The results of such contrasting effects are closely related to the radiation dose, fractionation regimen, and the specific biological context [1,5].</w:t>
        </w:r>
      </w:ins>
    </w:p>
    <w:p w14:paraId="4D69D591">
      <w:pPr>
        <w:jc w:val="both"/>
        <w:rPr>
          <w:ins w:id="60" w:author="lpp" w:date="2025-06-22T16:16:40Z"/>
          <w:rFonts w:hint="eastAsia" w:ascii="Times New Roman" w:hAnsi="Times New Roman" w:cs="Times New Roman"/>
          <w:b w:val="0"/>
          <w:bCs w:val="0"/>
        </w:rPr>
      </w:pPr>
    </w:p>
    <w:p w14:paraId="0428CDC4">
      <w:pPr>
        <w:jc w:val="both"/>
        <w:rPr>
          <w:ins w:id="61" w:author="lpp" w:date="2025-06-22T16:16:40Z"/>
          <w:rFonts w:hint="eastAsia" w:ascii="Times New Roman" w:hAnsi="Times New Roman" w:cs="Times New Roman"/>
          <w:b w:val="0"/>
          <w:bCs w:val="0"/>
        </w:rPr>
      </w:pPr>
      <w:ins w:id="62" w:author="lpp" w:date="2025-06-22T16:16:40Z">
        <w:r>
          <w:rPr>
            <w:rFonts w:hint="eastAsia" w:ascii="Times New Roman" w:hAnsi="Times New Roman" w:cs="Times New Roman"/>
            <w:b w:val="0"/>
            <w:bCs w:val="0"/>
          </w:rPr>
          <w:t>In terms of differential effects of radiation dose, there is a significant difference in the immune response triggered by low-dose radiation (LDR; usually less than 1 Gy) versus high-dose radiation (HDR; more than 5 Gy per fraction). Low-dose radiation tends to play a positive activating role in immunomodulation by effectively activating dendritic cells, which in turn stimulates the production of cytokines, thereby enhancing the body's immune surveillance function and enabling the immune system to more acutely recognize and clear tumor cells [1,2]. However, high doses of radiation, on the other hand, often trigger immunosuppressive pathways, such as the recruitment of regulatory T cells (Treg) to suppress the immune response in specific physiological or pathological contexts, or the induction of apoptosis in immune cells through a mechanism that is independent of classical DNA damage sensors (e.g., p53/Atm) [4]. This dual effect of immune activation and suppression depending on the dose fully highlights the need for a deeper elucidation of dose-dependent mechanisms. Only with a deep understanding of these nuances can we accurately optimize the effects of radiation therapy in clinical practice, while minimizing adverse immune responses and improving the safety and efficacy of cancer treatment.</w:t>
        </w:r>
      </w:ins>
    </w:p>
    <w:p w14:paraId="5474988B">
      <w:pPr>
        <w:jc w:val="both"/>
        <w:rPr>
          <w:ins w:id="63" w:author="lpp" w:date="2025-06-22T16:16:40Z"/>
          <w:rFonts w:hint="eastAsia" w:ascii="Times New Roman" w:hAnsi="Times New Roman" w:cs="Times New Roman"/>
          <w:b w:val="0"/>
          <w:bCs w:val="0"/>
        </w:rPr>
      </w:pPr>
    </w:p>
    <w:p w14:paraId="0A819661">
      <w:pPr>
        <w:jc w:val="both"/>
        <w:rPr>
          <w:ins w:id="64" w:author="lpp" w:date="2025-06-22T16:17:32Z"/>
          <w:rFonts w:hint="eastAsia" w:ascii="Times New Roman" w:hAnsi="Times New Roman" w:cs="Times New Roman"/>
          <w:b w:val="0"/>
          <w:bCs w:val="0"/>
        </w:rPr>
      </w:pPr>
      <w:ins w:id="65" w:author="lpp" w:date="2025-06-22T16:17:32Z">
        <w:r>
          <w:rPr>
            <w:rFonts w:hint="eastAsia" w:ascii="Times New Roman" w:hAnsi="Times New Roman" w:cs="Times New Roman"/>
            <w:b w:val="0"/>
            <w:bCs w:val="0"/>
          </w:rPr>
          <w:t>This review focuses on the bidirectional immunomodulatory effects of different doses of X-ray irradiation, and comprehensively comprehends its related studies and synthesizes the available data using rigorous Meta-analysis methods, with the aim of revealing the complex effects of different doses of X-ray radiation on the immune system from a quantitative perspective. This study provides a multidimensional reference for the comprehensive understanding of X-ray-induced immunomodulation, and provides valuable scientific support for the precise optimization of cancer treatment strategies.</w:t>
        </w:r>
      </w:ins>
    </w:p>
    <w:p w14:paraId="5E8D582F">
      <w:pPr>
        <w:jc w:val="both"/>
        <w:rPr>
          <w:del w:id="66" w:author="lpp" w:date="2025-06-22T16:17:57Z"/>
          <w:rFonts w:hint="default" w:ascii="Times New Roman" w:hAnsi="Times New Roman" w:cs="Times New Roman" w:eastAsiaTheme="minorEastAsia"/>
          <w:b w:val="0"/>
          <w:bCs w:val="0"/>
          <w:lang w:eastAsia="zh-CN"/>
        </w:rPr>
      </w:pPr>
      <w:del w:id="67" w:author="lpp" w:date="2025-06-22T16:17:57Z">
        <w:r>
          <w:rPr>
            <w:rFonts w:ascii="Times New Roman" w:hAnsi="Times New Roman" w:cs="Times New Roman"/>
            <w:b w:val="0"/>
            <w:bCs w:val="0"/>
          </w:rPr>
          <w:delText xml:space="preserve">Low-dose radiation (LDR; typically &lt;1 Gy) and high-dose radiation (HDR; &gt;5 Gy per fraction) elicit distinct immune responses. LDR may activate dendritic cells and stimulate cytokine production, enhancing immune surveillance [1,2], while HDR often triggers immunosuppressive pathways, such as regulatory T-cell (Treg) recruitment in specific contexts [19] or apoptosis in immune cells through mechanisms independent of canonical DNA damage sensors like p53/Atm [4]. These dual effects underscore the need to elucidate dose-dependent mechanisms, particularly as radiation quality further modulates outcomes: carbon-ion irradiation, for instance, enhances cGAS-STING pathway activation compared to photons [5,16]. Understanding these nuances is critical for optimizing therapeutic outcomes and mitigating adverse immune reactions. </w:delText>
        </w:r>
      </w:del>
    </w:p>
    <w:p w14:paraId="6F7CEB4C">
      <w:pPr>
        <w:jc w:val="both"/>
        <w:rPr>
          <w:del w:id="68" w:author="lpp" w:date="2025-06-22T16:17:57Z"/>
          <w:rFonts w:ascii="Times New Roman" w:hAnsi="Times New Roman" w:cs="Times New Roman"/>
          <w:b w:val="0"/>
          <w:bCs w:val="0"/>
        </w:rPr>
      </w:pPr>
    </w:p>
    <w:p w14:paraId="265BB5DA">
      <w:pPr>
        <w:jc w:val="both"/>
        <w:rPr>
          <w:del w:id="69" w:author="lpp" w:date="2025-06-22T16:17:57Z"/>
          <w:rFonts w:hint="default" w:ascii="Times New Roman" w:hAnsi="Times New Roman" w:cs="Times New Roman" w:eastAsiaTheme="minorEastAsia"/>
          <w:b w:val="0"/>
          <w:bCs w:val="0"/>
          <w:lang w:eastAsia="zh-CN"/>
        </w:rPr>
      </w:pPr>
      <w:del w:id="70" w:author="lpp" w:date="2025-06-22T16:17:57Z">
        <w:r>
          <w:rPr>
            <w:rFonts w:ascii="Times New Roman" w:hAnsi="Times New Roman" w:cs="Times New Roman"/>
            <w:b w:val="0"/>
            <w:bCs w:val="0"/>
          </w:rPr>
          <w:delText xml:space="preserve">LDR: Immune Activation and Contextual Variability </w:delText>
        </w:r>
      </w:del>
    </w:p>
    <w:p w14:paraId="275C2DC2">
      <w:pPr>
        <w:jc w:val="both"/>
        <w:rPr>
          <w:del w:id="71" w:author="lpp" w:date="2025-06-22T16:17:57Z"/>
          <w:rFonts w:hint="default" w:ascii="Times New Roman" w:hAnsi="Times New Roman" w:cs="Times New Roman" w:eastAsiaTheme="minorEastAsia"/>
          <w:b w:val="0"/>
          <w:bCs w:val="0"/>
          <w:lang w:eastAsia="zh-CN"/>
        </w:rPr>
      </w:pPr>
      <w:del w:id="72" w:author="lpp" w:date="2025-06-22T16:17:57Z">
        <w:r>
          <w:rPr>
            <w:rFonts w:ascii="Times New Roman" w:hAnsi="Times New Roman" w:cs="Times New Roman"/>
            <w:b w:val="0"/>
            <w:bCs w:val="0"/>
          </w:rPr>
          <w:delText xml:space="preserve">Current studies demonstrate that LDR enhances innate and adaptive immunity through dendritic cell maturation [1], upregulation of Th1-related cytokines [20], and modulation of inflammatory mediators in autoimmune models [10]. Chronic LDR exposure in mice suppresses immune-stimulatory responses despite reducing pro-inflammatory cytokines, as shown in models of internal contamination [2]. Such context-dependent outcomes highlight the dual role of LDR, which may also induce radio-adaptive responses in innate immunity [8]. However, prolonged exposure to radionuclides like tritiated water exacerbates tumorigenesis despite systemic immune activation [3], emphasizing the importance of dose-rate and tissue-specific effects. </w:delText>
        </w:r>
      </w:del>
    </w:p>
    <w:p w14:paraId="165442D9">
      <w:pPr>
        <w:jc w:val="both"/>
        <w:rPr>
          <w:del w:id="73" w:author="lpp" w:date="2025-06-22T16:17:57Z"/>
          <w:rFonts w:ascii="Times New Roman" w:hAnsi="Times New Roman" w:cs="Times New Roman"/>
          <w:b w:val="0"/>
          <w:bCs w:val="0"/>
        </w:rPr>
      </w:pPr>
    </w:p>
    <w:p w14:paraId="39952A5E">
      <w:pPr>
        <w:jc w:val="both"/>
        <w:rPr>
          <w:del w:id="74" w:author="lpp" w:date="2025-06-22T16:17:57Z"/>
          <w:rFonts w:hint="default" w:ascii="Times New Roman" w:hAnsi="Times New Roman" w:cs="Times New Roman" w:eastAsiaTheme="minorEastAsia"/>
          <w:b w:val="0"/>
          <w:bCs w:val="0"/>
          <w:lang w:eastAsia="zh-CN"/>
        </w:rPr>
      </w:pPr>
      <w:del w:id="75" w:author="lpp" w:date="2025-06-22T16:17:57Z">
        <w:r>
          <w:rPr>
            <w:rFonts w:ascii="Times New Roman" w:hAnsi="Times New Roman" w:cs="Times New Roman"/>
            <w:b w:val="0"/>
            <w:bCs w:val="0"/>
          </w:rPr>
          <w:delText xml:space="preserve">HDR: Immunosuppression and Molecular Pathways </w:delText>
        </w:r>
      </w:del>
    </w:p>
    <w:p w14:paraId="2A872015">
      <w:pPr>
        <w:jc w:val="both"/>
        <w:rPr>
          <w:del w:id="76" w:author="lpp" w:date="2025-06-22T16:17:57Z"/>
          <w:rFonts w:hint="default" w:ascii="Times New Roman" w:hAnsi="Times New Roman" w:cs="Times New Roman" w:eastAsiaTheme="minorEastAsia"/>
          <w:b w:val="0"/>
          <w:bCs w:val="0"/>
          <w:lang w:eastAsia="zh-CN"/>
        </w:rPr>
      </w:pPr>
      <w:del w:id="77" w:author="lpp" w:date="2025-06-22T16:17:57Z">
        <w:r>
          <w:rPr>
            <w:rFonts w:ascii="Times New Roman" w:hAnsi="Times New Roman" w:cs="Times New Roman"/>
            <w:b w:val="0"/>
            <w:bCs w:val="0"/>
          </w:rPr>
          <w:delText xml:space="preserve">In contrast, HDR induces DNA damage and NF-κB activation [6], driving immunosuppression through mechanisms such as Treg infiltration in breast cancer models [19] or splenic apoptosis [4]. These effects are amplified by radiation quality: photons and carbon ions differentially modulate immune pathways, with the latter enhancing cGAS-STING signaling and tumor microenvironment remodeling [5,16]. HDR also disrupts cytokine secretion in endothelial cells, though outcomes depend on experimental conditions such as culture protocols [14]. Such complexity underscores the challenge of predicting immune responses across dosing regimens. </w:delText>
        </w:r>
      </w:del>
    </w:p>
    <w:p w14:paraId="1CE6877E">
      <w:pPr>
        <w:jc w:val="both"/>
        <w:rPr>
          <w:del w:id="78" w:author="lpp" w:date="2025-06-22T16:17:57Z"/>
          <w:rFonts w:ascii="Times New Roman" w:hAnsi="Times New Roman" w:cs="Times New Roman"/>
          <w:b w:val="0"/>
          <w:bCs w:val="0"/>
        </w:rPr>
      </w:pPr>
    </w:p>
    <w:p w14:paraId="52E8B9A6">
      <w:pPr>
        <w:jc w:val="both"/>
        <w:rPr>
          <w:del w:id="79" w:author="lpp" w:date="2025-06-22T16:18:01Z"/>
          <w:rFonts w:hint="default" w:ascii="Times New Roman" w:hAnsi="Times New Roman" w:cs="Times New Roman" w:eastAsiaTheme="minorEastAsia"/>
          <w:b w:val="0"/>
          <w:bCs w:val="0"/>
          <w:lang w:eastAsia="zh-CN"/>
        </w:rPr>
      </w:pPr>
      <w:del w:id="80" w:author="lpp" w:date="2025-06-22T16:18:01Z">
        <w:r>
          <w:rPr>
            <w:rFonts w:ascii="Times New Roman" w:hAnsi="Times New Roman" w:cs="Times New Roman"/>
            <w:b w:val="0"/>
            <w:bCs w:val="0"/>
          </w:rPr>
          <w:delText xml:space="preserve">Synergies with Immunotherapy and Unresolved Challenges </w:delText>
        </w:r>
      </w:del>
    </w:p>
    <w:p w14:paraId="4526FD15">
      <w:pPr>
        <w:jc w:val="both"/>
        <w:rPr>
          <w:del w:id="81" w:author="lpp" w:date="2025-06-22T16:18:01Z"/>
          <w:rFonts w:hint="default" w:ascii="Times New Roman" w:hAnsi="Times New Roman" w:cs="Times New Roman" w:eastAsiaTheme="minorEastAsia"/>
          <w:b w:val="0"/>
          <w:bCs w:val="0"/>
          <w:lang w:eastAsia="zh-CN"/>
        </w:rPr>
      </w:pPr>
      <w:del w:id="82" w:author="lpp" w:date="2025-06-22T16:18:01Z">
        <w:r>
          <w:rPr>
            <w:rFonts w:ascii="Times New Roman" w:hAnsi="Times New Roman" w:cs="Times New Roman"/>
            <w:b w:val="0"/>
            <w:bCs w:val="0"/>
          </w:rPr>
          <w:delText xml:space="preserve">Recent strategies focus on combining radiation with immunotherapies to counteract immunosuppression. Preclinical models show that anti-PD-1 or PARP inhibitors synergize with radiation to restore anti-tumor immunity, partly by exposing immunogenic mutations to the immune system [7,9,15,17]. For example, nanoparticle-mediated radioprotection of immune organs prevents NF-κB activation, preserving immune function during radiotherapy [11]. Despite these advances, key gaps persist. Tissue-specific responses, particularly in radioresistant versus radiosensitive hosts [3,13], and genetic factors influencing immune reactions remain poorly understood [11]. Additionally, heterogeneous experimental designs—such as variations in fractionation [4,12] or endpoints measured [7,14]—complicate the identification of unifying principles. </w:delText>
        </w:r>
      </w:del>
    </w:p>
    <w:p w14:paraId="03C7D810">
      <w:pPr>
        <w:jc w:val="both"/>
        <w:rPr>
          <w:del w:id="83" w:author="lpp" w:date="2025-06-22T16:18:06Z"/>
          <w:rFonts w:ascii="Times New Roman" w:hAnsi="Times New Roman" w:cs="Times New Roman"/>
          <w:b w:val="0"/>
          <w:bCs w:val="0"/>
        </w:rPr>
      </w:pPr>
    </w:p>
    <w:p w14:paraId="24B89197">
      <w:pPr>
        <w:jc w:val="both"/>
        <w:rPr>
          <w:del w:id="84" w:author="lpp" w:date="2025-06-22T16:18:05Z"/>
          <w:rFonts w:hint="default" w:ascii="Times New Roman" w:hAnsi="Times New Roman" w:cs="Times New Roman" w:eastAsiaTheme="minorEastAsia"/>
          <w:b w:val="0"/>
          <w:bCs w:val="0"/>
          <w:lang w:eastAsia="zh-CN"/>
        </w:rPr>
      </w:pPr>
      <w:del w:id="85" w:author="lpp" w:date="2025-06-22T16:18:05Z">
        <w:r>
          <w:rPr>
            <w:rFonts w:ascii="Times New Roman" w:hAnsi="Times New Roman" w:cs="Times New Roman"/>
            <w:b w:val="0"/>
            <w:bCs w:val="0"/>
          </w:rPr>
          <w:delText xml:space="preserve">Toward Personalized Radiotherapy </w:delText>
        </w:r>
      </w:del>
    </w:p>
    <w:p w14:paraId="57B61509">
      <w:pPr>
        <w:jc w:val="both"/>
        <w:rPr>
          <w:del w:id="86" w:author="lpp" w:date="2025-06-22T16:18:05Z"/>
          <w:rFonts w:hint="default" w:ascii="Times New Roman" w:hAnsi="Times New Roman" w:cs="Times New Roman" w:eastAsiaTheme="minorEastAsia"/>
          <w:b w:val="0"/>
          <w:bCs w:val="0"/>
          <w:lang w:eastAsia="zh-CN"/>
        </w:rPr>
      </w:pPr>
      <w:del w:id="87" w:author="lpp" w:date="2025-06-22T16:18:05Z">
        <w:r>
          <w:rPr>
            <w:rFonts w:ascii="Times New Roman" w:hAnsi="Times New Roman" w:cs="Times New Roman"/>
            <w:b w:val="0"/>
            <w:bCs w:val="0"/>
          </w:rPr>
          <w:delText xml:space="preserve">This systematic review synthesizes evidence on how low- and high-dose X-ray radiation differentially regulate immune activation and suppression. By analyzing dose-response relationships, molecular pathways (e.g., NF-κB [6], DNA damage repair [4]), and combinatorial therapies, this work clarifies optimal dosing strategies to harness pro-inflammatory responses while minimizing immunosuppression. Such insights are critical for advancing personalized radiotherapy and improving synergies with emerging immunotherapies, including those leveraging low-dose radiation to enhance immune recognition [18]. </w:delText>
        </w:r>
      </w:del>
    </w:p>
    <w:p w14:paraId="7F51E989">
      <w:pPr>
        <w:jc w:val="both"/>
        <w:rPr>
          <w:rFonts w:ascii="Times New Roman" w:hAnsi="Times New Roman" w:cs="Times New Roman"/>
          <w:b w:val="0"/>
          <w:bCs w:val="0"/>
        </w:rPr>
      </w:pPr>
    </w:p>
    <w:p w14:paraId="047922DC">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[1] Persa E et al., In Vivo Irradiation of Mice Induces Activation of Dendritic Cells, Int. J. Mol. Sci. 2018, 19(8), 2391. 10.3390/ijms19082391. </w:t>
      </w:r>
    </w:p>
    <w:p w14:paraId="363B0F97">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[2] Khan AUH et al., Effects of Chronic Low-Dose Internal Radiation on Immune-Stimulatory Responses in Mice, Int. J. Mol. Sci. 2021, 22(14), 7303. 10.3390/ijms22147303. </w:t>
      </w:r>
    </w:p>
    <w:p w14:paraId="12D1DA24">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[3] Nowosielska EM et al., Effect of internal contamination with tritiated water on the neoplastic colonies in the lungs, innate anti-tumour reactions, cytokine profile, and haematopoietic system in radioresistant and radiosensitive mice, Radiat. Environ. Biophys. 2018, 57(4), 405–418. 10.1007/s00411-018-0739-4. </w:t>
      </w:r>
    </w:p>
    <w:p w14:paraId="17AA5918">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[4] Koturbash I et al., Fractionated exposure to low doses of ionizing radiation results in accumulation of DNA damage in mouse spleen tissue and activation of apoptosis in a p53/Atm-independent manner, Int. J. Radiat. Biol. 2017, 94(1), 23–33. 10.1080/09553002.2017.1231943. </w:t>
      </w:r>
    </w:p>
    <w:p w14:paraId="7D28A22A">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[5] Spina CS et al., Differential Immune Modulation With Carbon-Ion Versus Photon Therapy, Int. J. Radiat. Oncol. Biol. Phys. 2020, 108(5), 1117–1126. 10.1016/j.ijrobp.2020.09.053. </w:t>
      </w:r>
    </w:p>
    <w:p w14:paraId="274F4177">
      <w:pPr>
        <w:jc w:val="both"/>
        <w:rPr>
          <w:ins w:id="88" w:author="lpp" w:date="2025-06-22T16:24:32Z"/>
          <w:rFonts w:ascii="Times New Roman" w:hAnsi="Times New Roman" w:cs="Times New Roman"/>
          <w:b w:val="0"/>
          <w:bCs w:val="0"/>
        </w:rPr>
      </w:pPr>
    </w:p>
    <w:p w14:paraId="1AE22B28">
      <w:pPr>
        <w:jc w:val="both"/>
        <w:rPr>
          <w:del w:id="89" w:author="lpp" w:date="2025-06-22T16:24:30Z"/>
          <w:rFonts w:hint="default" w:ascii="Times New Roman" w:hAnsi="Times New Roman" w:cs="Times New Roman" w:eastAsiaTheme="minorEastAsia"/>
          <w:b w:val="0"/>
          <w:bCs w:val="0"/>
          <w:lang w:eastAsia="zh-CN"/>
        </w:rPr>
      </w:pPr>
      <w:del w:id="90" w:author="lpp" w:date="2025-06-22T16:24:30Z">
        <w:r>
          <w:rPr>
            <w:rFonts w:ascii="Times New Roman" w:hAnsi="Times New Roman" w:cs="Times New Roman"/>
            <w:b w:val="0"/>
            <w:bCs w:val="0"/>
          </w:rPr>
          <w:delText xml:space="preserve">[6] Hellweg CE, The Nuclear Factor κB pathway: A link to the immune system in the radiation response, Cancer Lett. 2015, 368(2), 275–289. 10.1016/j.canlet.2015.02.019. </w:delText>
        </w:r>
      </w:del>
    </w:p>
    <w:p w14:paraId="719E67C8">
      <w:pPr>
        <w:jc w:val="both"/>
        <w:rPr>
          <w:del w:id="91" w:author="lpp" w:date="2025-06-22T16:24:30Z"/>
          <w:rFonts w:hint="default" w:ascii="Times New Roman" w:hAnsi="Times New Roman" w:cs="Times New Roman" w:eastAsiaTheme="minorEastAsia"/>
          <w:b w:val="0"/>
          <w:bCs w:val="0"/>
          <w:lang w:eastAsia="zh-CN"/>
        </w:rPr>
      </w:pPr>
      <w:del w:id="92" w:author="lpp" w:date="2025-06-22T16:24:30Z">
        <w:r>
          <w:rPr>
            <w:rFonts w:ascii="Times New Roman" w:hAnsi="Times New Roman" w:cs="Times New Roman"/>
            <w:b w:val="0"/>
            <w:bCs w:val="0"/>
          </w:rPr>
          <w:delText xml:space="preserve">[7] Alinezhad M et al., Synergistic effects of anti-PDL-1 with ablative radiation comparing to other regimens with same biological effect dose based on different immunogenic response, PLoS ONE 2020, 15(4), e0231507. 10.1371/journal.pone.0231507. </w:delText>
        </w:r>
      </w:del>
    </w:p>
    <w:p w14:paraId="65006415">
      <w:pPr>
        <w:jc w:val="both"/>
        <w:rPr>
          <w:del w:id="93" w:author="lpp" w:date="2025-06-22T16:24:30Z"/>
          <w:rFonts w:hint="default" w:ascii="Times New Roman" w:hAnsi="Times New Roman" w:cs="Times New Roman" w:eastAsiaTheme="minorEastAsia"/>
          <w:b w:val="0"/>
          <w:bCs w:val="0"/>
          <w:lang w:eastAsia="zh-CN"/>
        </w:rPr>
      </w:pPr>
      <w:del w:id="94" w:author="lpp" w:date="2025-06-22T16:24:30Z">
        <w:r>
          <w:rPr>
            <w:rFonts w:ascii="Times New Roman" w:hAnsi="Times New Roman" w:cs="Times New Roman"/>
            <w:b w:val="0"/>
            <w:bCs w:val="0"/>
          </w:rPr>
          <w:delText xml:space="preserve">[8] Hussien SM, Radio-adaptive Response Induced by Low-dose Ionizing Radiation in Innate Immunity for Radiotherapy, Health Phys. 2023, 124(4), 245–253. 10.1097/HP.0000000000001649. </w:delText>
        </w:r>
      </w:del>
    </w:p>
    <w:p w14:paraId="5B0C605B">
      <w:pPr>
        <w:jc w:val="both"/>
        <w:rPr>
          <w:del w:id="95" w:author="lpp" w:date="2025-06-22T16:24:30Z"/>
          <w:rFonts w:hint="default" w:ascii="Times New Roman" w:hAnsi="Times New Roman" w:cs="Times New Roman" w:eastAsiaTheme="minorEastAsia"/>
          <w:b w:val="0"/>
          <w:bCs w:val="0"/>
          <w:lang w:eastAsia="zh-CN"/>
        </w:rPr>
      </w:pPr>
      <w:del w:id="96" w:author="lpp" w:date="2025-06-22T16:24:30Z">
        <w:r>
          <w:rPr>
            <w:rFonts w:ascii="Times New Roman" w:hAnsi="Times New Roman" w:cs="Times New Roman"/>
            <w:b w:val="0"/>
            <w:bCs w:val="0"/>
          </w:rPr>
          <w:delText xml:space="preserve">[9] Seyedin SN et al., Combination Therapy with Radiation and PARP Inhibition Enhances Responsiveness to Anti-PD-1 Therapy in Colorectal Tumor Models, Int. J. Radiat. Oncol. Biol. Phys. 2020, 107(1), 81–92. 10.1016/j.ijrobp.2020.01.030. </w:delText>
        </w:r>
      </w:del>
    </w:p>
    <w:p w14:paraId="04D95E07">
      <w:pPr>
        <w:jc w:val="both"/>
        <w:rPr>
          <w:del w:id="97" w:author="lpp" w:date="2025-06-22T16:24:30Z"/>
          <w:rFonts w:hint="default" w:ascii="Times New Roman" w:hAnsi="Times New Roman" w:cs="Times New Roman" w:eastAsiaTheme="minorEastAsia"/>
          <w:b w:val="0"/>
          <w:bCs w:val="0"/>
          <w:lang w:eastAsia="zh-CN"/>
        </w:rPr>
      </w:pPr>
      <w:del w:id="98" w:author="lpp" w:date="2025-06-22T16:24:30Z">
        <w:r>
          <w:rPr>
            <w:rFonts w:ascii="Times New Roman" w:hAnsi="Times New Roman" w:cs="Times New Roman"/>
            <w:b w:val="0"/>
            <w:bCs w:val="0"/>
          </w:rPr>
          <w:delText xml:space="preserve">[10] Kim JY et al., Preventive and therapeutic effects of low-dose whole-body irradiation on collagen-induced rheumatoid arthritis in mice, J. Radiat. Res. 2023, 64(3), 525–534. 10.1093/jrr/rrad101. </w:delText>
        </w:r>
      </w:del>
    </w:p>
    <w:p w14:paraId="21F8D34A">
      <w:pPr>
        <w:jc w:val="both"/>
        <w:rPr>
          <w:del w:id="99" w:author="lpp" w:date="2025-06-22T16:24:30Z"/>
          <w:rFonts w:hint="default" w:ascii="Times New Roman" w:hAnsi="Times New Roman" w:cs="Times New Roman" w:eastAsiaTheme="minorEastAsia"/>
          <w:b w:val="0"/>
          <w:bCs w:val="0"/>
          <w:lang w:eastAsia="zh-CN"/>
        </w:rPr>
      </w:pPr>
      <w:del w:id="100" w:author="lpp" w:date="2025-06-22T16:24:30Z">
        <w:r>
          <w:rPr>
            <w:rFonts w:ascii="Times New Roman" w:hAnsi="Times New Roman" w:cs="Times New Roman"/>
            <w:b w:val="0"/>
            <w:bCs w:val="0"/>
          </w:rPr>
          <w:delText xml:space="preserve">[11] Huang S et al., Anti irradiation nanoparticles shelter immune organ from radio-damage via preventing the IKK/IκB/NF-κB activation, Mol. Cancer 2024, 23(1), 35. 10.1186/s12943-024-02142-4. </w:delText>
        </w:r>
      </w:del>
    </w:p>
    <w:p w14:paraId="61CE7FD1">
      <w:pPr>
        <w:jc w:val="both"/>
        <w:rPr>
          <w:del w:id="101" w:author="lpp" w:date="2025-06-22T16:24:30Z"/>
          <w:rFonts w:hint="default" w:ascii="Times New Roman" w:hAnsi="Times New Roman" w:cs="Times New Roman" w:eastAsiaTheme="minorEastAsia"/>
          <w:b w:val="0"/>
          <w:bCs w:val="0"/>
          <w:lang w:eastAsia="zh-CN"/>
        </w:rPr>
      </w:pPr>
      <w:del w:id="102" w:author="lpp" w:date="2025-06-22T16:24:30Z">
        <w:r>
          <w:rPr>
            <w:rFonts w:ascii="Times New Roman" w:hAnsi="Times New Roman" w:cs="Times New Roman"/>
            <w:b w:val="0"/>
            <w:bCs w:val="0"/>
          </w:rPr>
          <w:delText xml:space="preserve">[12] Savage T et al., Postablation Modulation after Single High-Dose Radiation Therapy Improves Tumor Control via Enhanced Immunomodulation, Clin. Cancer Res. 2019, 25(15), 4648–4659. 10.1158/1078-0432.CCR-18-3518. </w:delText>
        </w:r>
      </w:del>
    </w:p>
    <w:p w14:paraId="4A0A6F22">
      <w:pPr>
        <w:jc w:val="both"/>
        <w:rPr>
          <w:del w:id="103" w:author="lpp" w:date="2025-06-22T16:24:30Z"/>
          <w:rFonts w:hint="default" w:ascii="Times New Roman" w:hAnsi="Times New Roman" w:cs="Times New Roman" w:eastAsiaTheme="minorEastAsia"/>
          <w:b w:val="0"/>
          <w:bCs w:val="0"/>
          <w:lang w:eastAsia="zh-CN"/>
        </w:rPr>
      </w:pPr>
      <w:del w:id="104" w:author="lpp" w:date="2025-06-22T16:24:30Z">
        <w:r>
          <w:rPr>
            <w:rFonts w:ascii="Times New Roman" w:hAnsi="Times New Roman" w:cs="Times New Roman"/>
            <w:b w:val="0"/>
            <w:bCs w:val="0"/>
          </w:rPr>
          <w:delText xml:space="preserve">[13] Kim BY et al., Focal exposure of limited lung volumes to high-dose irradiation down-regulated organ development-related functions and up-regulated the immune response in mouse pulmonary tissues, BMC Genet. 2016, 17(1), 38. 10.1186/s12863-016-0338-9. </w:delText>
        </w:r>
      </w:del>
    </w:p>
    <w:p w14:paraId="0D564F02">
      <w:pPr>
        <w:jc w:val="both"/>
        <w:rPr>
          <w:del w:id="105" w:author="lpp" w:date="2025-06-22T16:24:30Z"/>
          <w:rFonts w:hint="default" w:ascii="Times New Roman" w:hAnsi="Times New Roman" w:cs="Times New Roman" w:eastAsiaTheme="minorEastAsia"/>
          <w:b w:val="0"/>
          <w:bCs w:val="0"/>
          <w:lang w:eastAsia="zh-CN"/>
        </w:rPr>
      </w:pPr>
      <w:del w:id="106" w:author="lpp" w:date="2025-06-22T16:24:30Z">
        <w:r>
          <w:rPr>
            <w:rFonts w:ascii="Times New Roman" w:hAnsi="Times New Roman" w:cs="Times New Roman"/>
            <w:b w:val="0"/>
            <w:bCs w:val="0"/>
          </w:rPr>
          <w:delText xml:space="preserve">[14] Schröder S et al., Modulation of Inflammatory Reactions by Low-Dose Ionizing Radiation: Cytokine Release of Murine Endothelial Cells Is Dependent on Culture Conditions, J. Immunol. Res. 2018, 2018, 2856518. 10.1155/2018/2856518. </w:delText>
        </w:r>
      </w:del>
    </w:p>
    <w:p w14:paraId="4321C988">
      <w:pPr>
        <w:jc w:val="both"/>
        <w:rPr>
          <w:del w:id="107" w:author="lpp" w:date="2025-06-22T16:24:30Z"/>
          <w:rFonts w:hint="default" w:ascii="Times New Roman" w:hAnsi="Times New Roman" w:cs="Times New Roman" w:eastAsiaTheme="minorEastAsia"/>
          <w:b w:val="0"/>
          <w:bCs w:val="0"/>
          <w:lang w:eastAsia="zh-CN"/>
        </w:rPr>
      </w:pPr>
      <w:del w:id="108" w:author="lpp" w:date="2025-06-22T16:24:30Z">
        <w:r>
          <w:rPr>
            <w:rFonts w:ascii="Times New Roman" w:hAnsi="Times New Roman" w:cs="Times New Roman"/>
            <w:b w:val="0"/>
            <w:bCs w:val="0"/>
          </w:rPr>
          <w:delText xml:space="preserve">[15] Chen Z et al., PTTG1 knockdown enhances radiation-induced antitumour immunity in lung adenocarcinoma, Life Sci. 2021, 276, 119594. 10.1016/j.lfs.2021.119594. </w:delText>
        </w:r>
      </w:del>
    </w:p>
    <w:p w14:paraId="023D3D07">
      <w:pPr>
        <w:jc w:val="both"/>
        <w:rPr>
          <w:del w:id="109" w:author="lpp" w:date="2025-06-22T16:24:30Z"/>
          <w:rFonts w:hint="default" w:ascii="Times New Roman" w:hAnsi="Times New Roman" w:cs="Times New Roman" w:eastAsiaTheme="minorEastAsia"/>
          <w:b w:val="0"/>
          <w:bCs w:val="0"/>
          <w:lang w:eastAsia="zh-CN"/>
        </w:rPr>
      </w:pPr>
      <w:del w:id="110" w:author="lpp" w:date="2025-06-22T16:24:30Z">
        <w:r>
          <w:rPr>
            <w:rFonts w:ascii="Times New Roman" w:hAnsi="Times New Roman" w:cs="Times New Roman"/>
            <w:b w:val="0"/>
            <w:bCs w:val="0"/>
          </w:rPr>
          <w:delText xml:space="preserve">[16] Guo Y et al., Carbon ion irradiation induces DNA damage in melanoma and optimizes the tumor microenvironment based on the cGAS-STING pathway, J. Cancer Res. Clin. Oncol. 2023, 149(12), 10545–10556. 10.1007/s00432-023-04577-6. </w:delText>
        </w:r>
      </w:del>
    </w:p>
    <w:p w14:paraId="025AE820">
      <w:pPr>
        <w:jc w:val="both"/>
        <w:rPr>
          <w:del w:id="111" w:author="lpp" w:date="2025-06-22T16:24:30Z"/>
          <w:rFonts w:hint="default" w:ascii="Times New Roman" w:hAnsi="Times New Roman" w:cs="Times New Roman" w:eastAsiaTheme="minorEastAsia"/>
          <w:b w:val="0"/>
          <w:bCs w:val="0"/>
          <w:lang w:eastAsia="zh-CN"/>
        </w:rPr>
      </w:pPr>
      <w:del w:id="112" w:author="lpp" w:date="2025-06-22T16:24:30Z">
        <w:r>
          <w:rPr>
            <w:rFonts w:ascii="Times New Roman" w:hAnsi="Times New Roman" w:cs="Times New Roman"/>
            <w:b w:val="0"/>
            <w:bCs w:val="0"/>
          </w:rPr>
          <w:delText xml:space="preserve">[17] Lhuillier C et al., Radiation therapy and anti-tumor immunity: exposing immunogenic mutations to the immune system, Genome Med. 2019, 11(1), 40. 10.1186/s13073-019-0653-7. </w:delText>
        </w:r>
      </w:del>
    </w:p>
    <w:p w14:paraId="7487B80A">
      <w:pPr>
        <w:jc w:val="both"/>
        <w:rPr>
          <w:del w:id="113" w:author="lpp" w:date="2025-06-22T16:24:30Z"/>
          <w:rFonts w:hint="default" w:ascii="Times New Roman" w:hAnsi="Times New Roman" w:cs="Times New Roman" w:eastAsiaTheme="minorEastAsia"/>
          <w:b w:val="0"/>
          <w:bCs w:val="0"/>
          <w:lang w:eastAsia="zh-CN"/>
        </w:rPr>
      </w:pPr>
      <w:del w:id="114" w:author="lpp" w:date="2025-06-22T16:24:30Z">
        <w:r>
          <w:rPr>
            <w:rFonts w:ascii="Times New Roman" w:hAnsi="Times New Roman" w:cs="Times New Roman"/>
            <w:b w:val="0"/>
            <w:bCs w:val="0"/>
          </w:rPr>
          <w:delText xml:space="preserve">[18] Janiak MK et al., Cancer immunotherapy: how low-level ionizing radiation can play a key role, Cancer Immunol. Immunother. 2017, 66(7), 819–832. 10.1007/s00262-017-1993-z. </w:delText>
        </w:r>
      </w:del>
    </w:p>
    <w:p w14:paraId="15AC531D">
      <w:pPr>
        <w:jc w:val="both"/>
        <w:rPr>
          <w:del w:id="115" w:author="lpp" w:date="2025-06-22T16:24:30Z"/>
          <w:rFonts w:hint="default" w:ascii="Times New Roman" w:hAnsi="Times New Roman" w:cs="Times New Roman" w:eastAsiaTheme="minorEastAsia"/>
          <w:b w:val="0"/>
          <w:bCs w:val="0"/>
          <w:lang w:eastAsia="zh-CN"/>
        </w:rPr>
      </w:pPr>
      <w:del w:id="116" w:author="lpp" w:date="2025-06-22T16:24:30Z">
        <w:r>
          <w:rPr>
            <w:rFonts w:ascii="Times New Roman" w:hAnsi="Times New Roman" w:cs="Times New Roman"/>
            <w:b w:val="0"/>
            <w:bCs w:val="0"/>
          </w:rPr>
          <w:delText xml:space="preserve">[19] De Martino M et al., Activin A Promotes Regulatory T-cell-Mediated Immunosuppression in Irradiated Breast Cancer, Cancer Immunol. Res. 2020, 8(5), 665–676. 10.1158/2326-6066.CIR-19-0305. </w:delText>
        </w:r>
      </w:del>
    </w:p>
    <w:p w14:paraId="0EFD38B5">
      <w:pPr>
        <w:jc w:val="both"/>
        <w:rPr>
          <w:del w:id="117" w:author="lpp" w:date="2025-06-22T16:24:30Z"/>
          <w:rFonts w:ascii="Times New Roman" w:hAnsi="Times New Roman" w:cs="Times New Roman"/>
          <w:b w:val="0"/>
          <w:bCs w:val="0"/>
        </w:rPr>
      </w:pPr>
      <w:del w:id="118" w:author="lpp" w:date="2025-06-22T16:24:30Z">
        <w:r>
          <w:rPr>
            <w:rFonts w:ascii="Times New Roman" w:hAnsi="Times New Roman" w:cs="Times New Roman"/>
            <w:b w:val="0"/>
            <w:bCs w:val="0"/>
          </w:rPr>
          <w:delText>[20] Gao H et al., Effects of various radiation doses on induced T-helper cell differentiation and related cytokine secretion, J. Radiat. Res. 2018, 59(2), 123–130. 10.1093/jrr/rry011.</w:delText>
        </w:r>
      </w:del>
    </w:p>
    <w:p w14:paraId="237541EF">
      <w:pPr>
        <w:jc w:val="both"/>
        <w:rPr>
          <w:del w:id="119" w:author="lpp" w:date="2025-06-22T16:24:30Z"/>
          <w:rFonts w:ascii="Times New Roman" w:hAnsi="Times New Roman" w:cs="Times New Roman"/>
          <w:b w:val="0"/>
          <w:bCs w:val="0"/>
        </w:rPr>
      </w:pPr>
    </w:p>
    <w:p w14:paraId="646F40EB">
      <w:pPr>
        <w:jc w:val="both"/>
        <w:outlineLvl w:val="0"/>
        <w:rPr>
          <w:rFonts w:ascii="Times New Roman" w:hAnsi="Times New Roman" w:cs="Times New Roman"/>
          <w:b/>
          <w:bCs/>
          <w:rPrChange w:id="121" w:author="lpp" w:date="2025-06-22T16:24:35Z">
            <w:rPr>
              <w:rFonts w:ascii="Times New Roman" w:hAnsi="Times New Roman" w:cs="Times New Roman"/>
              <w:b w:val="0"/>
              <w:bCs w:val="0"/>
            </w:rPr>
          </w:rPrChange>
        </w:rPr>
        <w:pPrChange w:id="120" w:author="lpp" w:date="2025-06-22T16:38:40Z">
          <w:pPr>
            <w:jc w:val="both"/>
          </w:pPr>
        </w:pPrChange>
      </w:pPr>
      <w:bookmarkStart w:id="2" w:name="_Toc1334"/>
      <w:r>
        <w:rPr>
          <w:rFonts w:ascii="Times New Roman" w:hAnsi="Times New Roman" w:cs="Times New Roman"/>
          <w:b/>
          <w:bCs/>
          <w:rPrChange w:id="122" w:author="lpp" w:date="2025-06-22T16:24:35Z">
            <w:rPr>
              <w:rFonts w:ascii="Times New Roman" w:hAnsi="Times New Roman" w:cs="Times New Roman"/>
              <w:b w:val="0"/>
              <w:bCs w:val="0"/>
            </w:rPr>
          </w:rPrChange>
        </w:rPr>
        <w:t>2. Materials and Methods</w:t>
      </w:r>
      <w:bookmarkEnd w:id="2"/>
    </w:p>
    <w:p w14:paraId="1B1A6212">
      <w:pPr>
        <w:jc w:val="both"/>
        <w:outlineLvl w:val="1"/>
        <w:rPr>
          <w:ins w:id="124" w:author="lpp" w:date="2025-06-22T16:33:54Z"/>
          <w:rFonts w:hint="default" w:ascii="Times New Roman" w:hAnsi="Times New Roman" w:cs="Times New Roman" w:eastAsiaTheme="minorEastAsia"/>
          <w:b w:val="0"/>
          <w:bCs w:val="0"/>
          <w:lang w:val="en-US" w:eastAsia="zh-CN"/>
        </w:rPr>
        <w:pPrChange w:id="123" w:author="lpp" w:date="2025-06-22T16:38:40Z">
          <w:pPr>
            <w:jc w:val="both"/>
          </w:pPr>
        </w:pPrChange>
      </w:pPr>
      <w:ins w:id="125" w:author="lpp" w:date="2025-06-22T16:33:56Z">
        <w:bookmarkStart w:id="3" w:name="_Toc2094"/>
        <w:r>
          <w:rPr>
            <w:rFonts w:hint="eastAsia" w:ascii="Times New Roman" w:hAnsi="Times New Roman" w:cs="Times New Roman"/>
            <w:b w:val="0"/>
            <w:bCs w:val="0"/>
            <w:lang w:val="en-US" w:eastAsia="zh-CN"/>
          </w:rPr>
          <w:t>2.1</w:t>
        </w:r>
      </w:ins>
      <w:ins w:id="126" w:author="lpp" w:date="2025-06-22T16:34:04Z">
        <w:r>
          <w:rPr>
            <w:rFonts w:hint="eastAsia" w:ascii="Times New Roman" w:hAnsi="Times New Roman" w:cs="Times New Roman"/>
            <w:b w:val="0"/>
            <w:bCs w:val="0"/>
            <w:lang w:val="en-US" w:eastAsia="zh-CN"/>
          </w:rPr>
          <w:t>.</w:t>
        </w:r>
        <w:bookmarkEnd w:id="3"/>
      </w:ins>
      <w:ins w:id="127" w:author="lpp" w:date="2025-06-22T16:34:05Z">
        <w:r>
          <w:rPr>
            <w:rFonts w:hint="eastAsia" w:ascii="Times New Roman" w:hAnsi="Times New Roman" w:cs="Times New Roman"/>
            <w:b w:val="0"/>
            <w:bCs w:val="0"/>
            <w:lang w:val="en-US" w:eastAsia="zh-CN"/>
          </w:rPr>
          <w:t xml:space="preserve"> </w:t>
        </w:r>
      </w:ins>
    </w:p>
    <w:p w14:paraId="2B3A9665">
      <w:pPr>
        <w:jc w:val="both"/>
        <w:rPr>
          <w:del w:id="128" w:author="lpp" w:date="2025-06-22T16:33:49Z"/>
          <w:rFonts w:ascii="Times New Roman" w:hAnsi="Times New Roman" w:cs="Times New Roman"/>
          <w:b w:val="0"/>
          <w:bCs w:val="0"/>
        </w:rPr>
      </w:pPr>
    </w:p>
    <w:p w14:paraId="5E311930">
      <w:pPr>
        <w:jc w:val="both"/>
        <w:rPr>
          <w:del w:id="129" w:author="lpp" w:date="2025-06-22T16:33:48Z"/>
          <w:rFonts w:hint="default" w:ascii="Times New Roman" w:hAnsi="Times New Roman" w:cs="Times New Roman" w:eastAsiaTheme="minorEastAsia"/>
          <w:b w:val="0"/>
          <w:bCs w:val="0"/>
          <w:lang w:eastAsia="zh-CN"/>
        </w:rPr>
      </w:pPr>
      <w:del w:id="130" w:author="lpp" w:date="2025-06-22T16:33:48Z">
        <w:r>
          <w:rPr>
            <w:rFonts w:ascii="Times New Roman" w:hAnsi="Times New Roman" w:cs="Times New Roman"/>
            <w:b w:val="0"/>
            <w:bCs w:val="0"/>
          </w:rPr>
          <w:delText xml:space="preserve">Materials and Methods </w:delText>
        </w:r>
      </w:del>
    </w:p>
    <w:p w14:paraId="1CA03FAD">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The systematic review protocol was prospectively registered in the Collaborative Research Database (CRD XXXXXXXXXXX) and conducted in accordance with PRISMA 2020 guidelines to ensure methodological transparency and reporting completeness. </w:t>
      </w:r>
    </w:p>
    <w:p w14:paraId="4AB77F47">
      <w:pPr>
        <w:jc w:val="both"/>
        <w:rPr>
          <w:del w:id="131" w:author="lpp" w:date="2025-06-22T16:26:39Z"/>
          <w:rFonts w:ascii="Times New Roman" w:hAnsi="Times New Roman" w:cs="Times New Roman"/>
          <w:b w:val="0"/>
          <w:bCs w:val="0"/>
        </w:rPr>
      </w:pPr>
    </w:p>
    <w:p w14:paraId="7C9A9FCE">
      <w:pPr>
        <w:jc w:val="both"/>
        <w:rPr>
          <w:del w:id="132" w:author="lpp" w:date="2025-06-22T16:26:39Z"/>
          <w:rFonts w:hint="default" w:ascii="Times New Roman" w:hAnsi="Times New Roman" w:cs="Times New Roman" w:eastAsiaTheme="minorEastAsia"/>
          <w:b w:val="0"/>
          <w:bCs w:val="0"/>
          <w:lang w:eastAsia="zh-CN"/>
        </w:rPr>
      </w:pPr>
      <w:del w:id="133" w:author="lpp" w:date="2025-06-22T16:26:39Z">
        <w:r>
          <w:rPr>
            <w:rFonts w:ascii="Times New Roman" w:hAnsi="Times New Roman" w:cs="Times New Roman"/>
            <w:b w:val="0"/>
            <w:bCs w:val="0"/>
          </w:rPr>
          <w:delText xml:space="preserve">2.1. Eligibility Criteria </w:delText>
        </w:r>
      </w:del>
    </w:p>
    <w:p w14:paraId="52F199F2">
      <w:pPr>
        <w:jc w:val="both"/>
        <w:rPr>
          <w:del w:id="134" w:author="lpp" w:date="2025-06-22T16:26:39Z"/>
          <w:rFonts w:hint="default" w:ascii="Times New Roman" w:hAnsi="Times New Roman" w:cs="Times New Roman" w:eastAsiaTheme="minorEastAsia"/>
          <w:b w:val="0"/>
          <w:bCs w:val="0"/>
          <w:lang w:eastAsia="zh-CN"/>
        </w:rPr>
      </w:pPr>
      <w:del w:id="135" w:author="lpp" w:date="2025-06-22T16:26:39Z">
        <w:r>
          <w:rPr>
            <w:rFonts w:ascii="Times New Roman" w:hAnsi="Times New Roman" w:cs="Times New Roman"/>
            <w:b w:val="0"/>
            <w:bCs w:val="0"/>
          </w:rPr>
          <w:delText xml:space="preserve">Studies were selected using the PICOS framework: </w:delText>
        </w:r>
      </w:del>
    </w:p>
    <w:p w14:paraId="19ABB959">
      <w:pPr>
        <w:jc w:val="both"/>
        <w:rPr>
          <w:del w:id="136" w:author="lpp" w:date="2025-06-22T16:26:39Z"/>
          <w:rFonts w:hint="default" w:ascii="Times New Roman" w:hAnsi="Times New Roman" w:cs="Times New Roman" w:eastAsiaTheme="minorEastAsia"/>
          <w:b w:val="0"/>
          <w:bCs w:val="0"/>
          <w:lang w:eastAsia="zh-CN"/>
        </w:rPr>
      </w:pPr>
      <w:del w:id="137" w:author="lpp" w:date="2025-06-22T16:26:39Z">
        <w:r>
          <w:rPr>
            <w:rFonts w:ascii="Times New Roman" w:hAnsi="Times New Roman" w:cs="Times New Roman"/>
            <w:b w:val="0"/>
            <w:bCs w:val="0"/>
          </w:rPr>
          <w:delText xml:space="preserve">- Population (P): Murine tumor models undergoing in vivo experimentation. </w:delText>
        </w:r>
      </w:del>
    </w:p>
    <w:p w14:paraId="6BF25C67">
      <w:pPr>
        <w:jc w:val="both"/>
        <w:rPr>
          <w:del w:id="138" w:author="lpp" w:date="2025-06-22T16:26:39Z"/>
          <w:rFonts w:hint="default" w:ascii="Times New Roman" w:hAnsi="Times New Roman" w:cs="Times New Roman" w:eastAsiaTheme="minorEastAsia"/>
          <w:b w:val="0"/>
          <w:bCs w:val="0"/>
          <w:lang w:eastAsia="zh-CN"/>
        </w:rPr>
      </w:pPr>
      <w:del w:id="139" w:author="lpp" w:date="2025-06-22T16:26:39Z">
        <w:r>
          <w:rPr>
            <w:rFonts w:ascii="Times New Roman" w:hAnsi="Times New Roman" w:cs="Times New Roman"/>
            <w:b w:val="0"/>
            <w:bCs w:val="0"/>
          </w:rPr>
          <w:delText xml:space="preserve">- Intervention (I): Therapeutic X-ray irradiation without concurrent pharmacotherapy. </w:delText>
        </w:r>
      </w:del>
    </w:p>
    <w:p w14:paraId="4BCFC9C9">
      <w:pPr>
        <w:jc w:val="both"/>
        <w:rPr>
          <w:del w:id="140" w:author="lpp" w:date="2025-06-22T16:26:39Z"/>
          <w:rFonts w:hint="default" w:ascii="Times New Roman" w:hAnsi="Times New Roman" w:cs="Times New Roman" w:eastAsiaTheme="minorEastAsia"/>
          <w:b w:val="0"/>
          <w:bCs w:val="0"/>
          <w:lang w:eastAsia="zh-CN"/>
        </w:rPr>
      </w:pPr>
      <w:del w:id="141" w:author="lpp" w:date="2025-06-22T16:26:39Z">
        <w:r>
          <w:rPr>
            <w:rFonts w:ascii="Times New Roman" w:hAnsi="Times New Roman" w:cs="Times New Roman"/>
            <w:b w:val="0"/>
            <w:bCs w:val="0"/>
          </w:rPr>
          <w:delText xml:space="preserve">- Comparator (C): Non-irradiated control groups. </w:delText>
        </w:r>
      </w:del>
    </w:p>
    <w:p w14:paraId="7D7D1349">
      <w:pPr>
        <w:jc w:val="both"/>
        <w:rPr>
          <w:del w:id="142" w:author="lpp" w:date="2025-06-22T16:26:39Z"/>
          <w:rFonts w:hint="default" w:ascii="Times New Roman" w:hAnsi="Times New Roman" w:cs="Times New Roman" w:eastAsiaTheme="minorEastAsia"/>
          <w:b w:val="0"/>
          <w:bCs w:val="0"/>
          <w:lang w:eastAsia="zh-CN"/>
        </w:rPr>
      </w:pPr>
      <w:del w:id="143" w:author="lpp" w:date="2025-06-22T16:26:39Z">
        <w:r>
          <w:rPr>
            <w:rFonts w:ascii="Times New Roman" w:hAnsi="Times New Roman" w:cs="Times New Roman"/>
            <w:b w:val="0"/>
            <w:bCs w:val="0"/>
          </w:rPr>
          <w:delText xml:space="preserve">- Outcomes (O): Tumor progression metrics (e.g., volume, growth rate) or immunological parameters (e.g., cytokine levels measured via ELISA, immune cell infiltration quantified through flow cytometry). </w:delText>
        </w:r>
      </w:del>
    </w:p>
    <w:p w14:paraId="4259CD9B">
      <w:pPr>
        <w:jc w:val="both"/>
        <w:rPr>
          <w:del w:id="144" w:author="lpp" w:date="2025-06-22T16:26:39Z"/>
          <w:rFonts w:hint="default" w:ascii="Times New Roman" w:hAnsi="Times New Roman" w:cs="Times New Roman" w:eastAsiaTheme="minorEastAsia"/>
          <w:b w:val="0"/>
          <w:bCs w:val="0"/>
          <w:lang w:eastAsia="zh-CN"/>
        </w:rPr>
      </w:pPr>
      <w:del w:id="145" w:author="lpp" w:date="2025-06-22T16:26:39Z">
        <w:r>
          <w:rPr>
            <w:rFonts w:ascii="Times New Roman" w:hAnsi="Times New Roman" w:cs="Times New Roman"/>
            <w:b w:val="0"/>
            <w:bCs w:val="0"/>
          </w:rPr>
          <w:delText xml:space="preserve">- Study design (S): English-language controlled experimental studies published since 2010, restricted to original in vivo animal investigations. </w:delText>
        </w:r>
      </w:del>
    </w:p>
    <w:p w14:paraId="0A319757">
      <w:pPr>
        <w:jc w:val="both"/>
        <w:rPr>
          <w:rFonts w:ascii="Times New Roman" w:hAnsi="Times New Roman" w:cs="Times New Roman"/>
          <w:b w:val="0"/>
          <w:bCs w:val="0"/>
        </w:rPr>
      </w:pPr>
    </w:p>
    <w:p w14:paraId="2B87AAE4">
      <w:pPr>
        <w:jc w:val="both"/>
        <w:outlineLvl w:val="1"/>
        <w:rPr>
          <w:rFonts w:hint="default" w:ascii="Times New Roman" w:hAnsi="Times New Roman" w:cs="Times New Roman" w:eastAsiaTheme="minorEastAsia"/>
          <w:b/>
          <w:bCs/>
          <w:lang w:eastAsia="zh-CN"/>
          <w:rPrChange w:id="147" w:author="lpp" w:date="2025-06-22T16:33:40Z">
            <w:rPr>
              <w:rFonts w:hint="default" w:ascii="Times New Roman" w:hAnsi="Times New Roman" w:cs="Times New Roman" w:eastAsiaTheme="minorEastAsia"/>
              <w:b w:val="0"/>
              <w:bCs w:val="0"/>
              <w:lang w:eastAsia="zh-CN"/>
            </w:rPr>
          </w:rPrChange>
        </w:rPr>
        <w:pPrChange w:id="146" w:author="lpp" w:date="2025-06-22T16:38:40Z">
          <w:pPr>
            <w:jc w:val="both"/>
          </w:pPr>
        </w:pPrChange>
      </w:pPr>
      <w:bookmarkStart w:id="4" w:name="_Toc3032"/>
      <w:r>
        <w:rPr>
          <w:rFonts w:ascii="Times New Roman" w:hAnsi="Times New Roman" w:cs="Times New Roman"/>
          <w:b/>
          <w:bCs/>
          <w:rPrChange w:id="148" w:author="lpp" w:date="2025-06-22T16:33:40Z">
            <w:rPr>
              <w:rFonts w:ascii="Times New Roman" w:hAnsi="Times New Roman" w:cs="Times New Roman"/>
              <w:b w:val="0"/>
              <w:bCs w:val="0"/>
            </w:rPr>
          </w:rPrChange>
        </w:rPr>
        <w:t>2.2. Literature Search and Study Selection</w:t>
      </w:r>
      <w:bookmarkEnd w:id="4"/>
      <w:r>
        <w:rPr>
          <w:rFonts w:ascii="Times New Roman" w:hAnsi="Times New Roman" w:cs="Times New Roman"/>
          <w:b/>
          <w:bCs/>
          <w:rPrChange w:id="149" w:author="lpp" w:date="2025-06-22T16:33:40Z">
            <w:rPr>
              <w:rFonts w:ascii="Times New Roman" w:hAnsi="Times New Roman" w:cs="Times New Roman"/>
              <w:b w:val="0"/>
              <w:bCs w:val="0"/>
            </w:rPr>
          </w:rPrChange>
        </w:rPr>
        <w:t xml:space="preserve"> </w:t>
      </w:r>
    </w:p>
    <w:p w14:paraId="0EB3AED8">
      <w:pPr>
        <w:jc w:val="both"/>
        <w:rPr>
          <w:del w:id="150" w:author="lpp" w:date="2025-06-22T16:33:36Z"/>
          <w:rFonts w:hint="default" w:ascii="Times New Roman" w:hAnsi="Times New Roman" w:cs="Times New Roman" w:eastAsiaTheme="minorEastAsia"/>
          <w:b w:val="0"/>
          <w:bCs w:val="0"/>
          <w:lang w:eastAsia="zh-CN"/>
        </w:rPr>
      </w:pPr>
      <w:r>
        <w:rPr>
          <w:rFonts w:ascii="Times New Roman" w:hAnsi="Times New Roman" w:cs="Times New Roman"/>
          <w:b w:val="0"/>
          <w:bCs w:val="0"/>
        </w:rPr>
        <w:t>A systematic search of PubMed was conducted from January 1, 2010, to February 8, 2024, using an iteratively refined Boolean strategy (full syntax provided in Supplementary Table S1). Key terms included tumor-related keywords (</w:t>
      </w:r>
      <w:del w:id="151" w:author="lpp" w:date="2025-06-22T16:23:02Z">
        <w:r>
          <w:rPr>
            <w:rFonts w:ascii="Times New Roman" w:hAnsi="Times New Roman" w:cs="Times New Roman"/>
            <w:b w:val="0"/>
            <w:bCs w:val="0"/>
          </w:rPr>
          <w:delText>*</w:delText>
        </w:r>
      </w:del>
      <w:r>
        <w:rPr>
          <w:rFonts w:ascii="Times New Roman" w:hAnsi="Times New Roman" w:cs="Times New Roman"/>
          <w:b w:val="0"/>
          <w:bCs w:val="0"/>
        </w:rPr>
        <w:t>neoplasia</w:t>
      </w:r>
      <w:del w:id="152" w:author="lpp" w:date="2025-06-22T16:23:05Z">
        <w:r>
          <w:rPr>
            <w:rFonts w:ascii="Times New Roman" w:hAnsi="Times New Roman" w:cs="Times New Roman"/>
            <w:b w:val="0"/>
            <w:bCs w:val="0"/>
          </w:rPr>
          <w:delText>*</w:delText>
        </w:r>
      </w:del>
      <w:r>
        <w:rPr>
          <w:rFonts w:ascii="Times New Roman" w:hAnsi="Times New Roman" w:cs="Times New Roman"/>
          <w:b w:val="0"/>
          <w:bCs w:val="0"/>
        </w:rPr>
        <w:t xml:space="preserve">, </w:t>
      </w:r>
      <w:del w:id="153" w:author="lpp" w:date="2025-06-22T16:23:08Z">
        <w:r>
          <w:rPr>
            <w:rFonts w:ascii="Times New Roman" w:hAnsi="Times New Roman" w:cs="Times New Roman"/>
            <w:b w:val="0"/>
            <w:bCs w:val="0"/>
          </w:rPr>
          <w:delText>*</w:delText>
        </w:r>
      </w:del>
      <w:r>
        <w:rPr>
          <w:rFonts w:ascii="Times New Roman" w:hAnsi="Times New Roman" w:cs="Times New Roman"/>
          <w:b w:val="0"/>
          <w:bCs w:val="0"/>
        </w:rPr>
        <w:t>carcinoma</w:t>
      </w:r>
      <w:del w:id="154" w:author="lpp" w:date="2025-06-22T16:23:10Z">
        <w:r>
          <w:rPr>
            <w:rFonts w:ascii="Times New Roman" w:hAnsi="Times New Roman" w:cs="Times New Roman"/>
            <w:b w:val="0"/>
            <w:bCs w:val="0"/>
          </w:rPr>
          <w:delText>*</w:delText>
        </w:r>
      </w:del>
      <w:r>
        <w:rPr>
          <w:rFonts w:ascii="Times New Roman" w:hAnsi="Times New Roman" w:cs="Times New Roman"/>
          <w:b w:val="0"/>
          <w:bCs w:val="0"/>
        </w:rPr>
        <w:t>), radiation therapy (</w:t>
      </w:r>
      <w:del w:id="155" w:author="lpp" w:date="2025-06-22T16:23:12Z">
        <w:r>
          <w:rPr>
            <w:rFonts w:ascii="Times New Roman" w:hAnsi="Times New Roman" w:cs="Times New Roman"/>
            <w:b w:val="0"/>
            <w:bCs w:val="0"/>
          </w:rPr>
          <w:delText>*</w:delText>
        </w:r>
      </w:del>
      <w:r>
        <w:rPr>
          <w:rFonts w:ascii="Times New Roman" w:hAnsi="Times New Roman" w:cs="Times New Roman"/>
          <w:b w:val="0"/>
          <w:bCs w:val="0"/>
        </w:rPr>
        <w:t>X-ray</w:t>
      </w:r>
      <w:del w:id="156" w:author="lpp" w:date="2025-06-22T16:23:13Z">
        <w:r>
          <w:rPr>
            <w:rFonts w:ascii="Times New Roman" w:hAnsi="Times New Roman" w:cs="Times New Roman"/>
            <w:b w:val="0"/>
            <w:bCs w:val="0"/>
          </w:rPr>
          <w:delText>*</w:delText>
        </w:r>
      </w:del>
      <w:r>
        <w:rPr>
          <w:rFonts w:ascii="Times New Roman" w:hAnsi="Times New Roman" w:cs="Times New Roman"/>
          <w:b w:val="0"/>
          <w:bCs w:val="0"/>
        </w:rPr>
        <w:t xml:space="preserve">, </w:t>
      </w:r>
      <w:del w:id="157" w:author="lpp" w:date="2025-06-22T16:23:35Z">
        <w:r>
          <w:rPr>
            <w:rFonts w:ascii="Times New Roman" w:hAnsi="Times New Roman" w:cs="Times New Roman"/>
            <w:b w:val="0"/>
            <w:bCs w:val="0"/>
          </w:rPr>
          <w:delText>*</w:delText>
        </w:r>
      </w:del>
      <w:r>
        <w:rPr>
          <w:rFonts w:ascii="Times New Roman" w:hAnsi="Times New Roman" w:cs="Times New Roman"/>
          <w:b w:val="0"/>
          <w:bCs w:val="0"/>
        </w:rPr>
        <w:t>Roentgenotherapy</w:t>
      </w:r>
      <w:del w:id="158" w:author="lpp" w:date="2025-06-22T16:23:33Z">
        <w:r>
          <w:rPr>
            <w:rFonts w:ascii="Times New Roman" w:hAnsi="Times New Roman" w:cs="Times New Roman"/>
            <w:b w:val="0"/>
            <w:bCs w:val="0"/>
          </w:rPr>
          <w:delText>*</w:delText>
        </w:r>
      </w:del>
      <w:r>
        <w:rPr>
          <w:rFonts w:ascii="Times New Roman" w:hAnsi="Times New Roman" w:cs="Times New Roman"/>
          <w:b w:val="0"/>
          <w:bCs w:val="0"/>
        </w:rPr>
        <w:t xml:space="preserve">), immunological concepts, and animal study filters. No supplementary databases were utilized to maintain consistency with the protocol’s PubMed-only approach. </w:t>
      </w:r>
    </w:p>
    <w:p w14:paraId="1E4748EC">
      <w:pPr>
        <w:jc w:val="both"/>
        <w:rPr>
          <w:del w:id="159" w:author="lpp" w:date="2025-06-22T16:33:36Z"/>
          <w:rFonts w:ascii="Times New Roman" w:hAnsi="Times New Roman" w:cs="Times New Roman"/>
          <w:b w:val="0"/>
          <w:bCs w:val="0"/>
        </w:rPr>
      </w:pPr>
    </w:p>
    <w:p w14:paraId="2FC53EE8">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A two-phase screening process was employed: GPT-4 (OpenAI) and a BERT-based NLP model (Google) performed initial abstract triage and full-text reassessment using prompts validated against a preclinical radiation study corpus. Human reviewers conducted quality control at both stages, resolving discrepancies through consensus discussions or adjudication by a third independent evaluator. </w:t>
      </w:r>
    </w:p>
    <w:p w14:paraId="3D0B1476">
      <w:pPr>
        <w:jc w:val="both"/>
        <w:rPr>
          <w:rFonts w:ascii="Times New Roman" w:hAnsi="Times New Roman" w:cs="Times New Roman"/>
          <w:b w:val="0"/>
          <w:bCs w:val="0"/>
        </w:rPr>
      </w:pPr>
    </w:p>
    <w:p w14:paraId="6D1CC5F6">
      <w:pPr>
        <w:jc w:val="both"/>
        <w:outlineLvl w:val="1"/>
        <w:rPr>
          <w:rFonts w:hint="default" w:ascii="Times New Roman" w:hAnsi="Times New Roman" w:cs="Times New Roman" w:eastAsiaTheme="minorEastAsia"/>
          <w:b/>
          <w:bCs/>
          <w:lang w:eastAsia="zh-CN"/>
          <w:rPrChange w:id="161" w:author="lpp" w:date="2025-06-22T16:33:32Z">
            <w:rPr>
              <w:rFonts w:hint="default" w:ascii="Times New Roman" w:hAnsi="Times New Roman" w:cs="Times New Roman" w:eastAsiaTheme="minorEastAsia"/>
              <w:b w:val="0"/>
              <w:bCs w:val="0"/>
              <w:lang w:eastAsia="zh-CN"/>
            </w:rPr>
          </w:rPrChange>
        </w:rPr>
        <w:pPrChange w:id="160" w:author="lpp" w:date="2025-06-22T16:38:40Z">
          <w:pPr>
            <w:jc w:val="both"/>
          </w:pPr>
        </w:pPrChange>
      </w:pPr>
      <w:bookmarkStart w:id="5" w:name="_Toc21015"/>
      <w:r>
        <w:rPr>
          <w:rFonts w:ascii="Times New Roman" w:hAnsi="Times New Roman" w:cs="Times New Roman"/>
          <w:b/>
          <w:bCs/>
          <w:rPrChange w:id="162" w:author="lpp" w:date="2025-06-22T16:33:32Z">
            <w:rPr>
              <w:rFonts w:ascii="Times New Roman" w:hAnsi="Times New Roman" w:cs="Times New Roman"/>
              <w:b w:val="0"/>
              <w:bCs w:val="0"/>
            </w:rPr>
          </w:rPrChange>
        </w:rPr>
        <w:t>2.3. Data Extraction</w:t>
      </w:r>
      <w:bookmarkEnd w:id="5"/>
      <w:r>
        <w:rPr>
          <w:rFonts w:ascii="Times New Roman" w:hAnsi="Times New Roman" w:cs="Times New Roman"/>
          <w:b/>
          <w:bCs/>
          <w:rPrChange w:id="163" w:author="lpp" w:date="2025-06-22T16:33:32Z">
            <w:rPr>
              <w:rFonts w:ascii="Times New Roman" w:hAnsi="Times New Roman" w:cs="Times New Roman"/>
              <w:b w:val="0"/>
              <w:bCs w:val="0"/>
            </w:rPr>
          </w:rPrChange>
        </w:rPr>
        <w:t xml:space="preserve"> </w:t>
      </w:r>
    </w:p>
    <w:p w14:paraId="651C281D">
      <w:pPr>
        <w:jc w:val="both"/>
        <w:rPr>
          <w:ins w:id="164" w:author="lpp" w:date="2025-06-22T16:33:21Z"/>
          <w:rFonts w:hint="default" w:ascii="Times New Roman" w:hAnsi="Times New Roman" w:cs="Times New Roman" w:eastAsiaTheme="minorEastAsia"/>
          <w:b w:val="0"/>
          <w:bCs w:val="0"/>
          <w:lang w:eastAsia="zh-CN"/>
        </w:rPr>
      </w:pPr>
      <w:ins w:id="165" w:author="lpp" w:date="2025-06-22T16:32:51Z">
        <w:r>
          <w:rPr>
            <w:rFonts w:hint="eastAsia" w:ascii="Times New Roman" w:hAnsi="Times New Roman" w:cs="Times New Roman"/>
            <w:b w:val="0"/>
            <w:bCs w:val="0"/>
          </w:rPr>
          <w:t>To ensure comprehensiveness and consistency of data collection, we used a standardized data extraction form to collect data in four key areas: 1. Sample Size Characteristics, which includes detailed information about the mouse strain and the size of each experimental cohort. 2. Experimental Design Parameters, which documents the methodology used for tumor induction. 3. Radiotherapy Regimen, which meticulously documents the specifics of the irradiation procedure, including radiation dose and delivery system used. 4. Outcome Measurements. This area meticulously documents the specific details of the irradiation procedures, including the radiation dose, splitting scheme, and delivery system used.4. Outcome Measurements: This section focuses on obtaining quantitative data related to immune response and tumor progression.</w:t>
        </w:r>
      </w:ins>
      <w:ins w:id="166" w:author="lpp" w:date="2025-06-22T16:33:23Z">
        <w:r>
          <w:rPr>
            <w:rFonts w:hint="eastAsia" w:ascii="Times New Roman" w:hAnsi="Times New Roman" w:cs="Times New Roman"/>
            <w:b w:val="0"/>
            <w:bCs w:val="0"/>
            <w:lang w:val="en-US" w:eastAsia="zh-CN"/>
          </w:rPr>
          <w:t xml:space="preserve"> </w:t>
        </w:r>
      </w:ins>
      <w:ins w:id="167" w:author="lpp" w:date="2025-06-22T16:33:21Z">
        <w:r>
          <w:rPr>
            <w:rFonts w:ascii="Times New Roman" w:hAnsi="Times New Roman" w:cs="Times New Roman"/>
            <w:b w:val="0"/>
            <w:bCs w:val="0"/>
          </w:rPr>
          <w:t xml:space="preserve">Primary extraction by one researcher was cross-verified by a second reviewer to minimize transcription errors. </w:t>
        </w:r>
      </w:ins>
    </w:p>
    <w:p w14:paraId="43E5E2A7">
      <w:pPr>
        <w:jc w:val="both"/>
        <w:rPr>
          <w:ins w:id="168" w:author="lpp" w:date="2025-06-22T16:32:51Z"/>
          <w:rFonts w:hint="eastAsia" w:ascii="Times New Roman" w:hAnsi="Times New Roman" w:cs="Times New Roman"/>
          <w:b w:val="0"/>
          <w:bCs w:val="0"/>
        </w:rPr>
      </w:pPr>
    </w:p>
    <w:p w14:paraId="03E35912">
      <w:pPr>
        <w:jc w:val="both"/>
        <w:rPr>
          <w:del w:id="169" w:author="lpp" w:date="2025-06-22T16:32:51Z"/>
          <w:rFonts w:hint="default" w:ascii="Times New Roman" w:hAnsi="Times New Roman" w:cs="Times New Roman" w:eastAsiaTheme="minorEastAsia"/>
          <w:b w:val="0"/>
          <w:bCs w:val="0"/>
          <w:lang w:eastAsia="zh-CN"/>
        </w:rPr>
      </w:pPr>
      <w:del w:id="170" w:author="lpp" w:date="2025-06-22T16:32:51Z">
        <w:r>
          <w:rPr>
            <w:rFonts w:ascii="Times New Roman" w:hAnsi="Times New Roman" w:cs="Times New Roman"/>
            <w:b w:val="0"/>
            <w:bCs w:val="0"/>
          </w:rPr>
          <w:delText xml:space="preserve">Standardized extraction forms captured four domains: </w:delText>
        </w:r>
      </w:del>
    </w:p>
    <w:p w14:paraId="43DCADD4">
      <w:pPr>
        <w:jc w:val="both"/>
        <w:rPr>
          <w:del w:id="171" w:author="lpp" w:date="2025-06-22T16:32:51Z"/>
          <w:rFonts w:hint="default" w:ascii="Times New Roman" w:hAnsi="Times New Roman" w:cs="Times New Roman" w:eastAsiaTheme="minorEastAsia"/>
          <w:b w:val="0"/>
          <w:bCs w:val="0"/>
          <w:lang w:eastAsia="zh-CN"/>
        </w:rPr>
      </w:pPr>
      <w:del w:id="172" w:author="lpp" w:date="2025-06-22T16:32:51Z">
        <w:r>
          <w:rPr>
            <w:rFonts w:ascii="Times New Roman" w:hAnsi="Times New Roman" w:cs="Times New Roman"/>
            <w:b w:val="0"/>
            <w:bCs w:val="0"/>
          </w:rPr>
          <w:delText xml:space="preserve">1. Sample size characteristics (e.g., murine strain, cohort size). </w:delText>
        </w:r>
      </w:del>
    </w:p>
    <w:p w14:paraId="040570E4">
      <w:pPr>
        <w:jc w:val="both"/>
        <w:rPr>
          <w:del w:id="173" w:author="lpp" w:date="2025-06-22T16:32:51Z"/>
          <w:rFonts w:hint="default" w:ascii="Times New Roman" w:hAnsi="Times New Roman" w:cs="Times New Roman" w:eastAsiaTheme="minorEastAsia"/>
          <w:b w:val="0"/>
          <w:bCs w:val="0"/>
          <w:lang w:eastAsia="zh-CN"/>
        </w:rPr>
      </w:pPr>
      <w:del w:id="174" w:author="lpp" w:date="2025-06-22T16:32:51Z">
        <w:r>
          <w:rPr>
            <w:rFonts w:ascii="Times New Roman" w:hAnsi="Times New Roman" w:cs="Times New Roman"/>
            <w:b w:val="0"/>
            <w:bCs w:val="0"/>
          </w:rPr>
          <w:delText xml:space="preserve">2. Experimental design parameters (e.g., tumor induction method). </w:delText>
        </w:r>
      </w:del>
    </w:p>
    <w:p w14:paraId="5FC88A42">
      <w:pPr>
        <w:jc w:val="both"/>
        <w:rPr>
          <w:del w:id="175" w:author="lpp" w:date="2025-06-22T16:32:51Z"/>
          <w:rFonts w:hint="default" w:ascii="Times New Roman" w:hAnsi="Times New Roman" w:cs="Times New Roman" w:eastAsiaTheme="minorEastAsia"/>
          <w:b w:val="0"/>
          <w:bCs w:val="0"/>
          <w:lang w:eastAsia="zh-CN"/>
        </w:rPr>
      </w:pPr>
      <w:del w:id="176" w:author="lpp" w:date="2025-06-22T16:32:51Z">
        <w:r>
          <w:rPr>
            <w:rFonts w:ascii="Times New Roman" w:hAnsi="Times New Roman" w:cs="Times New Roman"/>
            <w:b w:val="0"/>
            <w:bCs w:val="0"/>
          </w:rPr>
          <w:delText xml:space="preserve">3. Irradiation protocols (dose, fractionation, delivery system). </w:delText>
        </w:r>
      </w:del>
    </w:p>
    <w:p w14:paraId="193266CA">
      <w:pPr>
        <w:jc w:val="both"/>
        <w:rPr>
          <w:del w:id="177" w:author="lpp" w:date="2025-06-22T16:32:51Z"/>
          <w:rFonts w:hint="default" w:ascii="Times New Roman" w:hAnsi="Times New Roman" w:cs="Times New Roman"/>
          <w:b w:val="0"/>
          <w:bCs w:val="0"/>
          <w:lang w:eastAsia="zh-CN"/>
        </w:rPr>
      </w:pPr>
      <w:del w:id="178" w:author="lpp" w:date="2025-06-22T16:32:51Z">
        <w:r>
          <w:rPr>
            <w:rFonts w:ascii="Times New Roman" w:hAnsi="Times New Roman" w:cs="Times New Roman"/>
            <w:b w:val="0"/>
            <w:bCs w:val="0"/>
          </w:rPr>
          <w:delText xml:space="preserve">4. Outcome measures (quantitative immunological or tumor progression data), with attention to methodological consistency (e.g., assay types, quantification protocols). </w:delText>
        </w:r>
      </w:del>
    </w:p>
    <w:p w14:paraId="0AB38806">
      <w:pPr>
        <w:jc w:val="both"/>
        <w:rPr>
          <w:del w:id="179" w:author="lpp" w:date="2025-06-22T16:33:14Z"/>
          <w:rFonts w:ascii="Times New Roman" w:hAnsi="Times New Roman" w:cs="Times New Roman"/>
          <w:b w:val="0"/>
          <w:bCs w:val="0"/>
        </w:rPr>
      </w:pPr>
    </w:p>
    <w:p w14:paraId="2476082D">
      <w:pPr>
        <w:jc w:val="both"/>
        <w:rPr>
          <w:del w:id="180" w:author="lpp" w:date="2025-06-22T16:33:21Z"/>
          <w:rFonts w:hint="default" w:ascii="Times New Roman" w:hAnsi="Times New Roman" w:cs="Times New Roman" w:eastAsiaTheme="minorEastAsia"/>
          <w:b w:val="0"/>
          <w:bCs w:val="0"/>
          <w:lang w:eastAsia="zh-CN"/>
        </w:rPr>
      </w:pPr>
      <w:del w:id="181" w:author="lpp" w:date="2025-06-22T16:33:21Z">
        <w:r>
          <w:rPr>
            <w:rFonts w:ascii="Times New Roman" w:hAnsi="Times New Roman" w:cs="Times New Roman"/>
            <w:b w:val="0"/>
            <w:bCs w:val="0"/>
          </w:rPr>
          <w:delText xml:space="preserve">Primary extraction by one researcher was cross-verified by a second reviewer to minimize transcription errors. </w:delText>
        </w:r>
      </w:del>
    </w:p>
    <w:p w14:paraId="5F247073">
      <w:pPr>
        <w:jc w:val="both"/>
        <w:rPr>
          <w:rFonts w:ascii="Times New Roman" w:hAnsi="Times New Roman" w:cs="Times New Roman"/>
          <w:b w:val="0"/>
          <w:bCs w:val="0"/>
        </w:rPr>
      </w:pPr>
    </w:p>
    <w:p w14:paraId="13FADE45">
      <w:pPr>
        <w:jc w:val="both"/>
        <w:outlineLvl w:val="1"/>
        <w:rPr>
          <w:rFonts w:hint="default" w:ascii="Times New Roman" w:hAnsi="Times New Roman" w:cs="Times New Roman" w:eastAsiaTheme="minorEastAsia"/>
          <w:b/>
          <w:bCs/>
          <w:lang w:eastAsia="zh-CN"/>
          <w:rPrChange w:id="183" w:author="lpp" w:date="2025-06-22T16:33:29Z">
            <w:rPr>
              <w:rFonts w:hint="default" w:ascii="Times New Roman" w:hAnsi="Times New Roman" w:cs="Times New Roman" w:eastAsiaTheme="minorEastAsia"/>
              <w:b w:val="0"/>
              <w:bCs w:val="0"/>
              <w:lang w:eastAsia="zh-CN"/>
            </w:rPr>
          </w:rPrChange>
        </w:rPr>
        <w:pPrChange w:id="182" w:author="lpp" w:date="2025-06-22T16:38:40Z">
          <w:pPr>
            <w:jc w:val="both"/>
          </w:pPr>
        </w:pPrChange>
      </w:pPr>
      <w:bookmarkStart w:id="6" w:name="_Toc26324"/>
      <w:r>
        <w:rPr>
          <w:rFonts w:ascii="Times New Roman" w:hAnsi="Times New Roman" w:cs="Times New Roman"/>
          <w:b/>
          <w:bCs/>
          <w:rPrChange w:id="184" w:author="lpp" w:date="2025-06-22T16:33:29Z">
            <w:rPr>
              <w:rFonts w:ascii="Times New Roman" w:hAnsi="Times New Roman" w:cs="Times New Roman"/>
              <w:b w:val="0"/>
              <w:bCs w:val="0"/>
            </w:rPr>
          </w:rPrChange>
        </w:rPr>
        <w:t>2.4. Risk of Bias Assessment</w:t>
      </w:r>
      <w:bookmarkEnd w:id="6"/>
      <w:r>
        <w:rPr>
          <w:rFonts w:ascii="Times New Roman" w:hAnsi="Times New Roman" w:cs="Times New Roman"/>
          <w:b/>
          <w:bCs/>
          <w:rPrChange w:id="185" w:author="lpp" w:date="2025-06-22T16:33:29Z">
            <w:rPr>
              <w:rFonts w:ascii="Times New Roman" w:hAnsi="Times New Roman" w:cs="Times New Roman"/>
              <w:b w:val="0"/>
              <w:bCs w:val="0"/>
            </w:rPr>
          </w:rPrChange>
        </w:rPr>
        <w:t xml:space="preserve"> </w:t>
      </w:r>
    </w:p>
    <w:p w14:paraId="1A2DC586">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A hybrid human-AI system evaluated risk of bias using prompt-engineered adaptations of the Cochrane RoB 2 criteria. Cochrane RoB 2 items were converted into structured natural language prompts, validated for inter-rater reliability (Cohen’s κ = 0.82) between LLM and human assessors. Example prompts included: *"Does the study specify randomization methods for animal allocation?"* and *"How was allocation concealment maintained during group assignment?"* Automated assessments generated by GPT-4 were cross-checked by two independent reviewers, ensuring consistency with preclinical radiation study requirements. </w:t>
      </w:r>
    </w:p>
    <w:p w14:paraId="68FF71F4">
      <w:pPr>
        <w:jc w:val="both"/>
        <w:rPr>
          <w:rFonts w:ascii="Times New Roman" w:hAnsi="Times New Roman" w:cs="Times New Roman"/>
          <w:b w:val="0"/>
          <w:bCs w:val="0"/>
        </w:rPr>
      </w:pPr>
    </w:p>
    <w:p w14:paraId="2AC39A66">
      <w:pPr>
        <w:jc w:val="both"/>
        <w:outlineLvl w:val="1"/>
        <w:rPr>
          <w:rFonts w:hint="default" w:ascii="Times New Roman" w:hAnsi="Times New Roman" w:cs="Times New Roman" w:eastAsiaTheme="minorEastAsia"/>
          <w:b/>
          <w:bCs/>
          <w:lang w:eastAsia="zh-CN"/>
          <w:rPrChange w:id="187" w:author="lpp" w:date="2025-06-22T16:34:19Z">
            <w:rPr>
              <w:rFonts w:hint="default" w:ascii="Times New Roman" w:hAnsi="Times New Roman" w:cs="Times New Roman" w:eastAsiaTheme="minorEastAsia"/>
              <w:b w:val="0"/>
              <w:bCs w:val="0"/>
              <w:lang w:eastAsia="zh-CN"/>
            </w:rPr>
          </w:rPrChange>
        </w:rPr>
        <w:pPrChange w:id="186" w:author="lpp" w:date="2025-06-22T16:38:40Z">
          <w:pPr>
            <w:jc w:val="both"/>
          </w:pPr>
        </w:pPrChange>
      </w:pPr>
      <w:bookmarkStart w:id="7" w:name="_Toc8353"/>
      <w:r>
        <w:rPr>
          <w:rFonts w:ascii="Times New Roman" w:hAnsi="Times New Roman" w:cs="Times New Roman"/>
          <w:b/>
          <w:bCs/>
          <w:rPrChange w:id="188" w:author="lpp" w:date="2025-06-22T16:34:19Z">
            <w:rPr>
              <w:rFonts w:ascii="Times New Roman" w:hAnsi="Times New Roman" w:cs="Times New Roman"/>
              <w:b w:val="0"/>
              <w:bCs w:val="0"/>
            </w:rPr>
          </w:rPrChange>
        </w:rPr>
        <w:t>2.5. Data Synthesis and Meta-analysis</w:t>
      </w:r>
      <w:bookmarkEnd w:id="7"/>
      <w:r>
        <w:rPr>
          <w:rFonts w:ascii="Times New Roman" w:hAnsi="Times New Roman" w:cs="Times New Roman"/>
          <w:b/>
          <w:bCs/>
          <w:rPrChange w:id="189" w:author="lpp" w:date="2025-06-22T16:34:19Z">
            <w:rPr>
              <w:rFonts w:ascii="Times New Roman" w:hAnsi="Times New Roman" w:cs="Times New Roman"/>
              <w:b w:val="0"/>
              <w:bCs w:val="0"/>
            </w:rPr>
          </w:rPrChange>
        </w:rPr>
        <w:t xml:space="preserve"> </w:t>
      </w:r>
    </w:p>
    <w:p w14:paraId="2D06FF17">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Meta-analyses were performed when ≥5 studies reported comparable outcomes. Random-effects models in R (v4.3.1; packages `metafor` and `robvis`) calculated standardized mean differences (SMD) with 95% confidence intervals. Heterogeneity was quantified using *I*² statistics, with sensitivity analyses triggered for *I*² &gt;50%. Publication bias was assessed via funnel plot symmetry and Egger’s regression test. </w:t>
      </w:r>
    </w:p>
    <w:p w14:paraId="0074EC80">
      <w:pPr>
        <w:jc w:val="both"/>
        <w:rPr>
          <w:rFonts w:ascii="Times New Roman" w:hAnsi="Times New Roman" w:cs="Times New Roman"/>
          <w:b w:val="0"/>
          <w:bCs w:val="0"/>
        </w:rPr>
      </w:pPr>
    </w:p>
    <w:p w14:paraId="20A1A77E">
      <w:pPr>
        <w:jc w:val="both"/>
        <w:outlineLvl w:val="1"/>
        <w:rPr>
          <w:rFonts w:hint="default" w:ascii="Times New Roman" w:hAnsi="Times New Roman" w:cs="Times New Roman" w:eastAsiaTheme="minorEastAsia"/>
          <w:b/>
          <w:bCs/>
          <w:lang w:eastAsia="zh-CN"/>
          <w:rPrChange w:id="191" w:author="lpp" w:date="2025-06-22T16:34:24Z">
            <w:rPr>
              <w:rFonts w:hint="default" w:ascii="Times New Roman" w:hAnsi="Times New Roman" w:cs="Times New Roman" w:eastAsiaTheme="minorEastAsia"/>
              <w:b w:val="0"/>
              <w:bCs w:val="0"/>
              <w:lang w:eastAsia="zh-CN"/>
            </w:rPr>
          </w:rPrChange>
        </w:rPr>
        <w:pPrChange w:id="190" w:author="lpp" w:date="2025-06-22T16:38:40Z">
          <w:pPr>
            <w:jc w:val="both"/>
          </w:pPr>
        </w:pPrChange>
      </w:pPr>
      <w:bookmarkStart w:id="8" w:name="_Toc16346"/>
      <w:r>
        <w:rPr>
          <w:rFonts w:ascii="Times New Roman" w:hAnsi="Times New Roman" w:cs="Times New Roman"/>
          <w:b/>
          <w:bCs/>
          <w:rPrChange w:id="192" w:author="lpp" w:date="2025-06-22T16:34:24Z">
            <w:rPr>
              <w:rFonts w:ascii="Times New Roman" w:hAnsi="Times New Roman" w:cs="Times New Roman"/>
              <w:b w:val="0"/>
              <w:bCs w:val="0"/>
            </w:rPr>
          </w:rPrChange>
        </w:rPr>
        <w:t>2.6. Subgroup Analyses</w:t>
      </w:r>
      <w:bookmarkEnd w:id="8"/>
      <w:r>
        <w:rPr>
          <w:rFonts w:ascii="Times New Roman" w:hAnsi="Times New Roman" w:cs="Times New Roman"/>
          <w:b/>
          <w:bCs/>
          <w:rPrChange w:id="193" w:author="lpp" w:date="2025-06-22T16:34:24Z">
            <w:rPr>
              <w:rFonts w:ascii="Times New Roman" w:hAnsi="Times New Roman" w:cs="Times New Roman"/>
              <w:b w:val="0"/>
              <w:bCs w:val="0"/>
            </w:rPr>
          </w:rPrChange>
        </w:rPr>
        <w:t xml:space="preserve"> </w:t>
      </w:r>
    </w:p>
    <w:p w14:paraId="74A36111">
      <w:pPr>
        <w:jc w:val="both"/>
        <w:rPr>
          <w:del w:id="194" w:author="lpp" w:date="2025-06-22T16:34:29Z"/>
          <w:rFonts w:hint="default" w:ascii="Times New Roman" w:hAnsi="Times New Roman" w:cs="Times New Roman" w:eastAsiaTheme="minorEastAsia"/>
          <w:b w:val="0"/>
          <w:bCs w:val="0"/>
          <w:lang w:eastAsia="zh-CN"/>
        </w:rPr>
      </w:pPr>
      <w:r>
        <w:rPr>
          <w:rFonts w:ascii="Times New Roman" w:hAnsi="Times New Roman" w:cs="Times New Roman"/>
          <w:b w:val="0"/>
          <w:bCs w:val="0"/>
        </w:rPr>
        <w:t>Pre-specified stratification variables included</w:t>
      </w:r>
      <w:del w:id="195" w:author="lpp" w:date="2025-06-22T16:34:32Z">
        <w:r>
          <w:rPr>
            <w:rFonts w:ascii="Times New Roman" w:hAnsi="Times New Roman" w:cs="Times New Roman"/>
            <w:b w:val="0"/>
            <w:bCs w:val="0"/>
          </w:rPr>
          <w:delText>:</w:delText>
        </w:r>
      </w:del>
      <w:del w:id="196" w:author="lpp" w:date="2025-06-22T16:34:30Z">
        <w:r>
          <w:rPr>
            <w:rFonts w:ascii="Times New Roman" w:hAnsi="Times New Roman" w:cs="Times New Roman"/>
            <w:b w:val="0"/>
            <w:bCs w:val="0"/>
          </w:rPr>
          <w:delText xml:space="preserve"> </w:delText>
        </w:r>
      </w:del>
    </w:p>
    <w:p w14:paraId="3ACFBBC7">
      <w:pPr>
        <w:jc w:val="both"/>
        <w:rPr>
          <w:del w:id="197" w:author="lpp" w:date="2025-06-22T16:34:44Z"/>
          <w:rFonts w:hint="default" w:ascii="Times New Roman" w:hAnsi="Times New Roman" w:cs="Times New Roman" w:eastAsiaTheme="minorEastAsia"/>
          <w:b w:val="0"/>
          <w:bCs w:val="0"/>
          <w:lang w:eastAsia="zh-CN"/>
        </w:rPr>
      </w:pPr>
      <w:del w:id="198" w:author="lpp" w:date="2025-06-22T16:34:29Z">
        <w:r>
          <w:rPr>
            <w:rFonts w:ascii="Times New Roman" w:hAnsi="Times New Roman" w:cs="Times New Roman"/>
            <w:b w:val="0"/>
            <w:bCs w:val="0"/>
          </w:rPr>
          <w:delText>-</w:delText>
        </w:r>
      </w:del>
      <w:r>
        <w:rPr>
          <w:rFonts w:ascii="Times New Roman" w:hAnsi="Times New Roman" w:cs="Times New Roman"/>
          <w:b w:val="0"/>
          <w:bCs w:val="0"/>
        </w:rPr>
        <w:t xml:space="preserve"> Murine age cohorts</w:t>
      </w:r>
      <w:ins w:id="199" w:author="lpp" w:date="2025-06-22T16:34:40Z">
        <w:r>
          <w:rPr>
            <w:rFonts w:hint="eastAsia" w:ascii="Times New Roman" w:hAnsi="Times New Roman" w:cs="Times New Roman"/>
            <w:b w:val="0"/>
            <w:bCs w:val="0"/>
            <w:lang w:val="en-US" w:eastAsia="zh-CN"/>
          </w:rPr>
          <w:t>,</w:t>
        </w:r>
      </w:ins>
      <w:ins w:id="200" w:author="lpp" w:date="2025-06-22T16:34:42Z">
        <w:r>
          <w:rPr>
            <w:rFonts w:hint="eastAsia" w:ascii="Times New Roman" w:hAnsi="Times New Roman" w:cs="Times New Roman"/>
            <w:b w:val="0"/>
            <w:bCs w:val="0"/>
            <w:lang w:val="en-US" w:eastAsia="zh-CN"/>
          </w:rPr>
          <w:t xml:space="preserve"> </w:t>
        </w:r>
      </w:ins>
      <w:del w:id="201" w:author="lpp" w:date="2025-06-22T16:34:38Z">
        <w:r>
          <w:rPr>
            <w:rFonts w:ascii="Times New Roman" w:hAnsi="Times New Roman" w:cs="Times New Roman"/>
            <w:b w:val="0"/>
            <w:bCs w:val="0"/>
          </w:rPr>
          <w:delText xml:space="preserve"> </w:delText>
        </w:r>
      </w:del>
      <w:del w:id="202" w:author="lpp" w:date="2025-06-22T16:34:37Z">
        <w:r>
          <w:rPr>
            <w:rFonts w:ascii="Times New Roman" w:hAnsi="Times New Roman" w:cs="Times New Roman"/>
            <w:b w:val="0"/>
            <w:bCs w:val="0"/>
          </w:rPr>
          <w:delText>(n</w:delText>
        </w:r>
      </w:del>
      <w:del w:id="203" w:author="lpp" w:date="2025-06-22T16:34:36Z">
        <w:r>
          <w:rPr>
            <w:rFonts w:ascii="Times New Roman" w:hAnsi="Times New Roman" w:cs="Times New Roman"/>
            <w:b w:val="0"/>
            <w:bCs w:val="0"/>
          </w:rPr>
          <w:delText>eonatal: &lt;4 weeks; adult: 4–52 weeks; geriatric: &gt;52 weeks)</w:delText>
        </w:r>
      </w:del>
      <w:del w:id="204" w:author="lpp" w:date="2025-06-22T16:34:45Z">
        <w:r>
          <w:rPr>
            <w:rFonts w:ascii="Times New Roman" w:hAnsi="Times New Roman" w:cs="Times New Roman"/>
            <w:b w:val="0"/>
            <w:bCs w:val="0"/>
          </w:rPr>
          <w:delText>.</w:delText>
        </w:r>
      </w:del>
      <w:del w:id="205" w:author="lpp" w:date="2025-06-22T16:34:44Z">
        <w:r>
          <w:rPr>
            <w:rFonts w:ascii="Times New Roman" w:hAnsi="Times New Roman" w:cs="Times New Roman"/>
            <w:b w:val="0"/>
            <w:bCs w:val="0"/>
          </w:rPr>
          <w:delText xml:space="preserve"> </w:delText>
        </w:r>
      </w:del>
    </w:p>
    <w:p w14:paraId="4E63A76B">
      <w:pPr>
        <w:jc w:val="both"/>
        <w:rPr>
          <w:del w:id="206" w:author="lpp" w:date="2025-06-22T16:35:14Z"/>
          <w:rFonts w:hint="eastAsia" w:ascii="Times New Roman" w:hAnsi="Times New Roman" w:cs="Times New Roman" w:eastAsiaTheme="minorEastAsia"/>
          <w:b w:val="0"/>
          <w:bCs w:val="0"/>
          <w:lang w:val="en-US" w:eastAsia="zh-CN"/>
        </w:rPr>
      </w:pPr>
      <w:del w:id="207" w:author="lpp" w:date="2025-06-22T16:34:43Z">
        <w:r>
          <w:rPr>
            <w:rFonts w:ascii="Times New Roman" w:hAnsi="Times New Roman" w:cs="Times New Roman"/>
            <w:b w:val="0"/>
            <w:bCs w:val="0"/>
          </w:rPr>
          <w:delText>-</w:delText>
        </w:r>
      </w:del>
      <w:r>
        <w:rPr>
          <w:rFonts w:ascii="Times New Roman" w:hAnsi="Times New Roman" w:cs="Times New Roman"/>
          <w:b w:val="0"/>
          <w:bCs w:val="0"/>
        </w:rPr>
        <w:t xml:space="preserve"> Radiation dos</w:t>
      </w:r>
      <w:ins w:id="208" w:author="lpp" w:date="2025-06-22T16:35:10Z">
        <w:r>
          <w:rPr>
            <w:rFonts w:hint="eastAsia" w:ascii="Times New Roman" w:hAnsi="Times New Roman" w:cs="Times New Roman"/>
            <w:b w:val="0"/>
            <w:bCs w:val="0"/>
            <w:lang w:val="en-US" w:eastAsia="zh-CN"/>
          </w:rPr>
          <w:t>e</w:t>
        </w:r>
      </w:ins>
      <w:ins w:id="209" w:author="lpp" w:date="2025-06-22T16:35:11Z">
        <w:r>
          <w:rPr>
            <w:rFonts w:hint="eastAsia" w:ascii="Times New Roman" w:hAnsi="Times New Roman" w:cs="Times New Roman"/>
            <w:b w:val="0"/>
            <w:bCs w:val="0"/>
            <w:lang w:val="en-US" w:eastAsia="zh-CN"/>
          </w:rPr>
          <w:t>,</w:t>
        </w:r>
      </w:ins>
      <w:del w:id="210" w:author="lpp" w:date="2025-06-22T16:35:07Z">
        <w:r>
          <w:rPr>
            <w:rFonts w:ascii="Times New Roman" w:hAnsi="Times New Roman" w:cs="Times New Roman"/>
            <w:b w:val="0"/>
            <w:bCs w:val="0"/>
          </w:rPr>
          <w:delText xml:space="preserve">age gradients </w:delText>
        </w:r>
      </w:del>
      <w:del w:id="211" w:author="lpp" w:date="2025-06-22T16:35:02Z">
        <w:r>
          <w:rPr>
            <w:rFonts w:ascii="Times New Roman" w:hAnsi="Times New Roman" w:cs="Times New Roman"/>
            <w:b w:val="0"/>
            <w:bCs w:val="0"/>
          </w:rPr>
          <w:delText xml:space="preserve">(low-dose: ≤5 Gy; high-dose: &gt;5 Gy). </w:delText>
        </w:r>
      </w:del>
      <w:ins w:id="212" w:author="lpp" w:date="2025-06-22T16:35:16Z">
        <w:r>
          <w:rPr>
            <w:rFonts w:hint="eastAsia" w:ascii="Times New Roman" w:hAnsi="Times New Roman" w:cs="Times New Roman"/>
            <w:b w:val="0"/>
            <w:bCs w:val="0"/>
            <w:lang w:val="en-US" w:eastAsia="zh-CN"/>
          </w:rPr>
          <w:t xml:space="preserve"> </w:t>
        </w:r>
      </w:ins>
    </w:p>
    <w:p w14:paraId="601AA3D0">
      <w:pPr>
        <w:jc w:val="both"/>
        <w:rPr>
          <w:del w:id="213" w:author="lpp" w:date="2025-06-22T16:35:18Z"/>
          <w:rFonts w:hint="default" w:ascii="Times New Roman" w:hAnsi="Times New Roman" w:cs="Times New Roman" w:eastAsiaTheme="minorEastAsia"/>
          <w:b w:val="0"/>
          <w:bCs w:val="0"/>
          <w:lang w:eastAsia="zh-CN"/>
        </w:rPr>
      </w:pPr>
      <w:del w:id="214" w:author="lpp" w:date="2025-06-22T16:35:14Z">
        <w:r>
          <w:rPr>
            <w:rFonts w:ascii="Times New Roman" w:hAnsi="Times New Roman" w:cs="Times New Roman"/>
            <w:b w:val="0"/>
            <w:bCs w:val="0"/>
          </w:rPr>
          <w:delText>-</w:delText>
        </w:r>
      </w:del>
      <w:del w:id="215" w:author="lpp" w:date="2025-06-22T16:35:13Z">
        <w:r>
          <w:rPr>
            <w:rFonts w:ascii="Times New Roman" w:hAnsi="Times New Roman" w:cs="Times New Roman"/>
            <w:b w:val="0"/>
            <w:bCs w:val="0"/>
          </w:rPr>
          <w:delText xml:space="preserve"> </w:delText>
        </w:r>
      </w:del>
      <w:r>
        <w:rPr>
          <w:rFonts w:ascii="Times New Roman" w:hAnsi="Times New Roman" w:cs="Times New Roman"/>
          <w:b w:val="0"/>
          <w:bCs w:val="0"/>
        </w:rPr>
        <w:t xml:space="preserve">Tumor histopathology </w:t>
      </w:r>
      <w:del w:id="216" w:author="lpp" w:date="2025-06-22T16:35:26Z">
        <w:r>
          <w:rPr>
            <w:rFonts w:ascii="Times New Roman" w:hAnsi="Times New Roman" w:cs="Times New Roman"/>
            <w:b w:val="0"/>
            <w:bCs w:val="0"/>
          </w:rPr>
          <w:delText>(e.g., adenocarcinoma, sarco</w:delText>
        </w:r>
      </w:del>
      <w:ins w:id="217" w:author="lpp" w:date="2025-06-22T16:35:30Z">
        <w:r>
          <w:rPr>
            <w:rFonts w:hint="eastAsia" w:ascii="Times New Roman" w:hAnsi="Times New Roman" w:cs="Times New Roman"/>
            <w:b w:val="0"/>
            <w:bCs w:val="0"/>
            <w:lang w:val="en-US" w:eastAsia="zh-CN"/>
          </w:rPr>
          <w:t>,</w:t>
        </w:r>
      </w:ins>
      <w:del w:id="218" w:author="lpp" w:date="2025-06-22T16:35:26Z">
        <w:r>
          <w:rPr>
            <w:rFonts w:ascii="Times New Roman" w:hAnsi="Times New Roman" w:cs="Times New Roman"/>
            <w:b w:val="0"/>
            <w:bCs w:val="0"/>
          </w:rPr>
          <w:delText>m</w:delText>
        </w:r>
      </w:del>
      <w:del w:id="219" w:author="lpp" w:date="2025-06-22T16:35:28Z">
        <w:r>
          <w:rPr>
            <w:rFonts w:ascii="Times New Roman" w:hAnsi="Times New Roman" w:cs="Times New Roman"/>
            <w:b w:val="0"/>
            <w:bCs w:val="0"/>
          </w:rPr>
          <w:delText>a</w:delText>
        </w:r>
      </w:del>
      <w:ins w:id="220" w:author="lpp" w:date="2025-06-22T16:35:22Z">
        <w:r>
          <w:rPr>
            <w:rFonts w:hint="eastAsia" w:ascii="Times New Roman" w:hAnsi="Times New Roman" w:cs="Times New Roman"/>
            <w:b w:val="0"/>
            <w:bCs w:val="0"/>
            <w:lang w:val="en-US" w:eastAsia="zh-CN"/>
          </w:rPr>
          <w:t>,</w:t>
        </w:r>
      </w:ins>
      <w:del w:id="221" w:author="lpp" w:date="2025-06-22T16:35:21Z">
        <w:r>
          <w:rPr>
            <w:rFonts w:ascii="Times New Roman" w:hAnsi="Times New Roman" w:cs="Times New Roman"/>
            <w:b w:val="0"/>
            <w:bCs w:val="0"/>
          </w:rPr>
          <w:delText>)</w:delText>
        </w:r>
      </w:del>
      <w:del w:id="222" w:author="lpp" w:date="2025-06-22T16:35:20Z">
        <w:r>
          <w:rPr>
            <w:rFonts w:ascii="Times New Roman" w:hAnsi="Times New Roman" w:cs="Times New Roman"/>
            <w:b w:val="0"/>
            <w:bCs w:val="0"/>
          </w:rPr>
          <w:delText xml:space="preserve">. </w:delText>
        </w:r>
      </w:del>
    </w:p>
    <w:p w14:paraId="790B4AA2">
      <w:pPr>
        <w:jc w:val="both"/>
        <w:rPr>
          <w:rFonts w:hint="default" w:ascii="Times New Roman" w:hAnsi="Times New Roman" w:cs="Times New Roman" w:eastAsiaTheme="minorEastAsia"/>
          <w:b w:val="0"/>
          <w:bCs w:val="0"/>
          <w:lang w:eastAsia="zh-CN"/>
        </w:rPr>
      </w:pPr>
      <w:del w:id="223" w:author="lpp" w:date="2025-06-22T16:35:18Z">
        <w:r>
          <w:rPr>
            <w:rFonts w:ascii="Times New Roman" w:hAnsi="Times New Roman" w:cs="Times New Roman"/>
            <w:b w:val="0"/>
            <w:bCs w:val="0"/>
          </w:rPr>
          <w:delText xml:space="preserve">- </w:delText>
        </w:r>
      </w:del>
      <w:r>
        <w:rPr>
          <w:rFonts w:ascii="Times New Roman" w:hAnsi="Times New Roman" w:cs="Times New Roman"/>
          <w:b w:val="0"/>
          <w:bCs w:val="0"/>
        </w:rPr>
        <w:t xml:space="preserve">Biological sex and genetic strain variations </w:t>
      </w:r>
      <w:ins w:id="224" w:author="lpp" w:date="2025-06-22T16:35:39Z">
        <w:r>
          <w:rPr>
            <w:rFonts w:hint="eastAsia" w:ascii="Times New Roman" w:hAnsi="Times New Roman" w:cs="Times New Roman"/>
            <w:b w:val="0"/>
            <w:bCs w:val="0"/>
            <w:lang w:val="en-US" w:eastAsia="zh-CN"/>
          </w:rPr>
          <w:t>.</w:t>
        </w:r>
      </w:ins>
      <w:del w:id="225" w:author="lpp" w:date="2025-06-22T16:35:38Z">
        <w:r>
          <w:rPr>
            <w:rFonts w:ascii="Times New Roman" w:hAnsi="Times New Roman" w:cs="Times New Roman"/>
            <w:b w:val="0"/>
            <w:bCs w:val="0"/>
          </w:rPr>
          <w:delText xml:space="preserve">(e.g., C57BL/6 vs BALB/c). </w:delText>
        </w:r>
      </w:del>
    </w:p>
    <w:p w14:paraId="413B3485">
      <w:pPr>
        <w:jc w:val="both"/>
        <w:rPr>
          <w:rFonts w:ascii="Times New Roman" w:hAnsi="Times New Roman" w:cs="Times New Roman"/>
          <w:b w:val="0"/>
          <w:bCs w:val="0"/>
        </w:rPr>
      </w:pPr>
    </w:p>
    <w:p w14:paraId="175A9BF9">
      <w:pPr>
        <w:jc w:val="both"/>
        <w:outlineLvl w:val="1"/>
        <w:rPr>
          <w:rFonts w:hint="default" w:ascii="Times New Roman" w:hAnsi="Times New Roman" w:cs="Times New Roman" w:eastAsiaTheme="minorEastAsia"/>
          <w:b/>
          <w:bCs/>
          <w:lang w:eastAsia="zh-CN"/>
          <w:rPrChange w:id="227" w:author="lpp" w:date="2025-06-22T16:40:42Z">
            <w:rPr>
              <w:rFonts w:hint="default" w:ascii="Times New Roman" w:hAnsi="Times New Roman" w:cs="Times New Roman" w:eastAsiaTheme="minorEastAsia"/>
              <w:b w:val="0"/>
              <w:bCs w:val="0"/>
              <w:lang w:eastAsia="zh-CN"/>
            </w:rPr>
          </w:rPrChange>
        </w:rPr>
        <w:pPrChange w:id="226" w:author="lpp" w:date="2025-06-22T16:38:40Z">
          <w:pPr>
            <w:jc w:val="both"/>
          </w:pPr>
        </w:pPrChange>
      </w:pPr>
      <w:bookmarkStart w:id="9" w:name="_Toc7743"/>
      <w:r>
        <w:rPr>
          <w:rFonts w:ascii="Times New Roman" w:hAnsi="Times New Roman" w:cs="Times New Roman"/>
          <w:b/>
          <w:bCs/>
          <w:rPrChange w:id="228" w:author="lpp" w:date="2025-06-22T16:40:42Z">
            <w:rPr>
              <w:rFonts w:ascii="Times New Roman" w:hAnsi="Times New Roman" w:cs="Times New Roman"/>
              <w:b w:val="0"/>
              <w:bCs w:val="0"/>
            </w:rPr>
          </w:rPrChange>
        </w:rPr>
        <w:t>2.7. Protocol Deviations</w:t>
      </w:r>
      <w:bookmarkEnd w:id="9"/>
      <w:r>
        <w:rPr>
          <w:rFonts w:ascii="Times New Roman" w:hAnsi="Times New Roman" w:cs="Times New Roman"/>
          <w:b/>
          <w:bCs/>
          <w:rPrChange w:id="229" w:author="lpp" w:date="2025-06-22T16:40:42Z">
            <w:rPr>
              <w:rFonts w:ascii="Times New Roman" w:hAnsi="Times New Roman" w:cs="Times New Roman"/>
              <w:b w:val="0"/>
              <w:bCs w:val="0"/>
            </w:rPr>
          </w:rPrChange>
        </w:rPr>
        <w:t xml:space="preserve"> </w:t>
      </w:r>
    </w:p>
    <w:p w14:paraId="0A1E6824">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No substantive deviations from the registered protocol occurred. Minor refinements to search syntax and screening workflows were documented as non-significant procedural optimizations. </w:t>
      </w:r>
    </w:p>
    <w:p w14:paraId="4B8DE7E5">
      <w:pPr>
        <w:jc w:val="both"/>
        <w:rPr>
          <w:rFonts w:ascii="Times New Roman" w:hAnsi="Times New Roman" w:cs="Times New Roman"/>
          <w:b w:val="0"/>
          <w:bCs w:val="0"/>
        </w:rPr>
      </w:pPr>
    </w:p>
    <w:p w14:paraId="1E062C96">
      <w:pPr>
        <w:jc w:val="both"/>
        <w:rPr>
          <w:del w:id="230" w:author="lpp" w:date="2025-06-22T16:35:55Z"/>
          <w:rFonts w:hint="default" w:ascii="Times New Roman" w:hAnsi="Times New Roman" w:cs="Times New Roman" w:eastAsiaTheme="minorEastAsia"/>
          <w:b w:val="0"/>
          <w:bCs w:val="0"/>
          <w:lang w:eastAsia="zh-CN"/>
        </w:rPr>
      </w:pPr>
      <w:del w:id="231" w:author="lpp" w:date="2025-06-22T16:35:55Z">
        <w:r>
          <w:rPr>
            <w:rFonts w:ascii="Times New Roman" w:hAnsi="Times New Roman" w:cs="Times New Roman"/>
            <w:b w:val="0"/>
            <w:bCs w:val="0"/>
          </w:rPr>
          <w:delText xml:space="preserve">--- </w:delText>
        </w:r>
      </w:del>
    </w:p>
    <w:p w14:paraId="6DE93BA6">
      <w:pPr>
        <w:jc w:val="both"/>
        <w:rPr>
          <w:del w:id="232" w:author="lpp" w:date="2025-06-22T16:35:55Z"/>
          <w:rFonts w:hint="default" w:ascii="Times New Roman" w:hAnsi="Times New Roman" w:cs="Times New Roman" w:eastAsiaTheme="minorEastAsia"/>
          <w:b w:val="0"/>
          <w:bCs w:val="0"/>
          <w:lang w:eastAsia="zh-CN"/>
        </w:rPr>
      </w:pPr>
      <w:del w:id="233" w:author="lpp" w:date="2025-06-22T16:35:55Z">
        <w:r>
          <w:rPr>
            <w:rFonts w:ascii="Times New Roman" w:hAnsi="Times New Roman" w:cs="Times New Roman"/>
            <w:b w:val="0"/>
            <w:bCs w:val="0"/>
          </w:rPr>
          <w:delText xml:space="preserve">References </w:delText>
        </w:r>
      </w:del>
    </w:p>
    <w:p w14:paraId="27A2423F">
      <w:pPr>
        <w:jc w:val="both"/>
        <w:rPr>
          <w:del w:id="234" w:author="lpp" w:date="2025-06-22T16:35:55Z"/>
          <w:rFonts w:hint="default" w:ascii="Times New Roman" w:hAnsi="Times New Roman" w:cs="Times New Roman" w:eastAsiaTheme="minorEastAsia"/>
          <w:b w:val="0"/>
          <w:bCs w:val="0"/>
          <w:lang w:eastAsia="zh-CN"/>
        </w:rPr>
      </w:pPr>
      <w:del w:id="235" w:author="lpp" w:date="2025-06-22T16:35:55Z">
        <w:r>
          <w:rPr>
            <w:rFonts w:ascii="Times New Roman" w:hAnsi="Times New Roman" w:cs="Times New Roman"/>
            <w:b w:val="0"/>
            <w:bCs w:val="0"/>
          </w:rPr>
          <w:delText xml:space="preserve">1. Page MJ et al. PRISMA 2020 Statement. *BMJ* 2021;372:n71. </w:delText>
        </w:r>
      </w:del>
    </w:p>
    <w:p w14:paraId="16D436F1">
      <w:pPr>
        <w:jc w:val="both"/>
        <w:rPr>
          <w:del w:id="236" w:author="lpp" w:date="2025-06-22T16:35:55Z"/>
          <w:rFonts w:hint="default" w:ascii="Times New Roman" w:hAnsi="Times New Roman" w:cs="Times New Roman" w:eastAsiaTheme="minorEastAsia"/>
          <w:b w:val="0"/>
          <w:bCs w:val="0"/>
          <w:lang w:eastAsia="zh-CN"/>
        </w:rPr>
      </w:pPr>
      <w:del w:id="237" w:author="lpp" w:date="2025-06-22T16:35:55Z">
        <w:r>
          <w:rPr>
            <w:rFonts w:ascii="Times New Roman" w:hAnsi="Times New Roman" w:cs="Times New Roman"/>
            <w:b w:val="0"/>
            <w:bCs w:val="0"/>
          </w:rPr>
          <w:delText xml:space="preserve">2. Sterne JAC et al. Cochrane RoB 2 Tool. *BMJ* 2019;366:l4898. </w:delText>
        </w:r>
      </w:del>
    </w:p>
    <w:p w14:paraId="664C7D09">
      <w:pPr>
        <w:jc w:val="both"/>
        <w:rPr>
          <w:del w:id="238" w:author="lpp" w:date="2025-06-22T16:35:55Z"/>
          <w:rFonts w:ascii="Times New Roman" w:hAnsi="Times New Roman" w:cs="Times New Roman"/>
          <w:b w:val="0"/>
          <w:bCs w:val="0"/>
        </w:rPr>
      </w:pPr>
      <w:del w:id="239" w:author="lpp" w:date="2025-06-22T16:35:55Z">
        <w:r>
          <w:rPr>
            <w:rFonts w:ascii="Times New Roman" w:hAnsi="Times New Roman" w:cs="Times New Roman"/>
            <w:b w:val="0"/>
            <w:bCs w:val="0"/>
          </w:rPr>
          <w:delText>3. R Core Team. *R: A Language and Environment for Statistical Computing*. 2023.</w:delText>
        </w:r>
      </w:del>
    </w:p>
    <w:p w14:paraId="1F65B908">
      <w:pPr>
        <w:jc w:val="both"/>
        <w:rPr>
          <w:rFonts w:ascii="Times New Roman" w:hAnsi="Times New Roman" w:cs="Times New Roman"/>
          <w:b w:val="0"/>
          <w:bCs w:val="0"/>
        </w:rPr>
      </w:pPr>
    </w:p>
    <w:p w14:paraId="1C783DED">
      <w:pPr>
        <w:jc w:val="both"/>
        <w:outlineLvl w:val="0"/>
        <w:rPr>
          <w:rFonts w:ascii="Times New Roman" w:hAnsi="Times New Roman" w:cs="Times New Roman"/>
          <w:b/>
          <w:bCs/>
          <w:rPrChange w:id="241" w:author="lpp" w:date="2025-06-22T16:35:59Z">
            <w:rPr>
              <w:rFonts w:ascii="Times New Roman" w:hAnsi="Times New Roman" w:cs="Times New Roman"/>
              <w:b w:val="0"/>
              <w:bCs w:val="0"/>
            </w:rPr>
          </w:rPrChange>
        </w:rPr>
        <w:pPrChange w:id="240" w:author="lpp" w:date="2025-06-22T16:38:40Z">
          <w:pPr>
            <w:jc w:val="both"/>
          </w:pPr>
        </w:pPrChange>
      </w:pPr>
      <w:bookmarkStart w:id="10" w:name="_Toc10510"/>
      <w:r>
        <w:rPr>
          <w:rFonts w:ascii="Times New Roman" w:hAnsi="Times New Roman" w:cs="Times New Roman"/>
          <w:b/>
          <w:bCs/>
          <w:rPrChange w:id="242" w:author="lpp" w:date="2025-06-22T16:35:59Z">
            <w:rPr>
              <w:rFonts w:ascii="Times New Roman" w:hAnsi="Times New Roman" w:cs="Times New Roman"/>
              <w:b w:val="0"/>
              <w:bCs w:val="0"/>
            </w:rPr>
          </w:rPrChange>
        </w:rPr>
        <w:t>3. Results</w:t>
      </w:r>
      <w:bookmarkEnd w:id="10"/>
    </w:p>
    <w:p w14:paraId="4BEC74A7">
      <w:pPr>
        <w:jc w:val="both"/>
        <w:rPr>
          <w:del w:id="243" w:author="lpp" w:date="2025-06-22T16:36:01Z"/>
          <w:rFonts w:ascii="Times New Roman" w:hAnsi="Times New Roman" w:cs="Times New Roman"/>
          <w:b w:val="0"/>
          <w:bCs w:val="0"/>
        </w:rPr>
      </w:pPr>
    </w:p>
    <w:p w14:paraId="4944166A">
      <w:pPr>
        <w:jc w:val="both"/>
        <w:rPr>
          <w:del w:id="244" w:author="lpp" w:date="2025-06-22T16:36:01Z"/>
          <w:rFonts w:hint="default" w:ascii="Times New Roman" w:hAnsi="Times New Roman" w:cs="Times New Roman" w:eastAsiaTheme="minorEastAsia"/>
          <w:b w:val="0"/>
          <w:bCs w:val="0"/>
          <w:lang w:eastAsia="zh-CN"/>
        </w:rPr>
      </w:pPr>
      <w:del w:id="245" w:author="lpp" w:date="2025-06-22T16:36:01Z">
        <w:r>
          <w:rPr>
            <w:rFonts w:ascii="Times New Roman" w:hAnsi="Times New Roman" w:cs="Times New Roman"/>
            <w:b w:val="0"/>
            <w:bCs w:val="0"/>
          </w:rPr>
          <w:delText xml:space="preserve">3. Results </w:delText>
        </w:r>
      </w:del>
    </w:p>
    <w:p w14:paraId="541CC1FD">
      <w:pPr>
        <w:jc w:val="both"/>
        <w:outlineLvl w:val="1"/>
        <w:rPr>
          <w:rFonts w:hint="default" w:ascii="Times New Roman" w:hAnsi="Times New Roman" w:cs="Times New Roman" w:eastAsiaTheme="minorEastAsia"/>
          <w:b/>
          <w:bCs/>
          <w:lang w:eastAsia="zh-CN"/>
          <w:rPrChange w:id="247" w:author="lpp" w:date="2025-06-22T16:36:03Z">
            <w:rPr>
              <w:rFonts w:hint="default" w:ascii="Times New Roman" w:hAnsi="Times New Roman" w:cs="Times New Roman" w:eastAsiaTheme="minorEastAsia"/>
              <w:b w:val="0"/>
              <w:bCs w:val="0"/>
              <w:lang w:eastAsia="zh-CN"/>
            </w:rPr>
          </w:rPrChange>
        </w:rPr>
        <w:pPrChange w:id="246" w:author="lpp" w:date="2025-06-22T16:38:40Z">
          <w:pPr>
            <w:jc w:val="both"/>
          </w:pPr>
        </w:pPrChange>
      </w:pPr>
      <w:bookmarkStart w:id="11" w:name="_Toc18456"/>
      <w:r>
        <w:rPr>
          <w:rFonts w:ascii="Times New Roman" w:hAnsi="Times New Roman" w:cs="Times New Roman"/>
          <w:b/>
          <w:bCs/>
          <w:rPrChange w:id="248" w:author="lpp" w:date="2025-06-22T16:36:03Z">
            <w:rPr>
              <w:rFonts w:ascii="Times New Roman" w:hAnsi="Times New Roman" w:cs="Times New Roman"/>
              <w:b w:val="0"/>
              <w:bCs w:val="0"/>
            </w:rPr>
          </w:rPrChange>
        </w:rPr>
        <w:t>3.1. Identification and screening</w:t>
      </w:r>
      <w:bookmarkEnd w:id="11"/>
      <w:r>
        <w:rPr>
          <w:rFonts w:ascii="Times New Roman" w:hAnsi="Times New Roman" w:cs="Times New Roman"/>
          <w:b/>
          <w:bCs/>
          <w:rPrChange w:id="249" w:author="lpp" w:date="2025-06-22T16:36:03Z">
            <w:rPr>
              <w:rFonts w:ascii="Times New Roman" w:hAnsi="Times New Roman" w:cs="Times New Roman"/>
              <w:b w:val="0"/>
              <w:bCs w:val="0"/>
            </w:rPr>
          </w:rPrChange>
        </w:rPr>
        <w:t xml:space="preserve"> </w:t>
      </w:r>
    </w:p>
    <w:p w14:paraId="6E4AECCF">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Systematic database searches yielded 5,598 unique articles, with 4,300 excluded during title/abstract screening due to mismatches in study design (1,314), non-relevant publication types (1,068), species discordance (1,078), intervention parameters (749), or outcome measures (204). Full-text review of 1,298 articles led to the exclusion of 1,026 studies, predominantly for methodological limitations (220 studies with non-compliant protocols), misalignment with target outcomes (255 studies), or concurrent fulfillment of multiple exclusion criteria (551 studies). The remaining 272 articles comprised preclinical investigations specifically evaluating radiation-induced immune modulation (Fig. 1). </w:t>
      </w:r>
    </w:p>
    <w:p w14:paraId="4B6BC29A">
      <w:pPr>
        <w:jc w:val="both"/>
        <w:rPr>
          <w:rFonts w:ascii="Times New Roman" w:hAnsi="Times New Roman" w:cs="Times New Roman"/>
          <w:b w:val="0"/>
          <w:bCs w:val="0"/>
        </w:rPr>
      </w:pPr>
    </w:p>
    <w:p w14:paraId="00155C1A">
      <w:pPr>
        <w:jc w:val="both"/>
        <w:outlineLvl w:val="1"/>
        <w:rPr>
          <w:rFonts w:hint="default" w:ascii="Times New Roman" w:hAnsi="Times New Roman" w:cs="Times New Roman" w:eastAsiaTheme="minorEastAsia"/>
          <w:b/>
          <w:bCs/>
          <w:lang w:eastAsia="zh-CN"/>
          <w:rPrChange w:id="251" w:author="lpp" w:date="2025-06-22T16:36:07Z">
            <w:rPr>
              <w:rFonts w:hint="default" w:ascii="Times New Roman" w:hAnsi="Times New Roman" w:cs="Times New Roman" w:eastAsiaTheme="minorEastAsia"/>
              <w:b w:val="0"/>
              <w:bCs w:val="0"/>
              <w:lang w:eastAsia="zh-CN"/>
            </w:rPr>
          </w:rPrChange>
        </w:rPr>
        <w:pPrChange w:id="250" w:author="lpp" w:date="2025-06-22T16:38:40Z">
          <w:pPr>
            <w:jc w:val="both"/>
          </w:pPr>
        </w:pPrChange>
      </w:pPr>
      <w:bookmarkStart w:id="12" w:name="_Toc22598"/>
      <w:r>
        <w:rPr>
          <w:rFonts w:ascii="Times New Roman" w:hAnsi="Times New Roman" w:cs="Times New Roman"/>
          <w:b/>
          <w:bCs/>
          <w:rPrChange w:id="252" w:author="lpp" w:date="2025-06-22T16:36:07Z">
            <w:rPr>
              <w:rFonts w:ascii="Times New Roman" w:hAnsi="Times New Roman" w:cs="Times New Roman"/>
              <w:b w:val="0"/>
              <w:bCs w:val="0"/>
            </w:rPr>
          </w:rPrChange>
        </w:rPr>
        <w:t>3.2. Study characteristics</w:t>
      </w:r>
      <w:bookmarkEnd w:id="12"/>
      <w:r>
        <w:rPr>
          <w:rFonts w:ascii="Times New Roman" w:hAnsi="Times New Roman" w:cs="Times New Roman"/>
          <w:b/>
          <w:bCs/>
          <w:rPrChange w:id="253" w:author="lpp" w:date="2025-06-22T16:36:07Z">
            <w:rPr>
              <w:rFonts w:ascii="Times New Roman" w:hAnsi="Times New Roman" w:cs="Times New Roman"/>
              <w:b w:val="0"/>
              <w:bCs w:val="0"/>
            </w:rPr>
          </w:rPrChange>
        </w:rPr>
        <w:t xml:space="preserve"> </w:t>
      </w:r>
    </w:p>
    <w:p w14:paraId="4E7AEFDE">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Analyses focused on female murine models, with 90% utilizing C57BL/6 (58%) or BALB/c (32%) strains. Breast carcinoma (24%), melanoma (19%), colorectal cancer (22%), and pancreatic adenocarcinoma (13%) represented the most frequent tumor models. Radiation doses spanned 0.5–150Gy, administered to 4–12-week-old animals. Outcome measures centered on tumor-infiltrating lymphocytes (CD8+, CD4+, Treg) and soluble mediators (IFN-γ, IFN-β, PD-L1), enabling standardized comparisons across diverse tumor contexts (Fig. 2; Appendix). </w:t>
      </w:r>
    </w:p>
    <w:p w14:paraId="5D50E7BF">
      <w:pPr>
        <w:jc w:val="both"/>
        <w:rPr>
          <w:rFonts w:ascii="Times New Roman" w:hAnsi="Times New Roman" w:cs="Times New Roman"/>
          <w:b w:val="0"/>
          <w:bCs w:val="0"/>
        </w:rPr>
      </w:pPr>
    </w:p>
    <w:p w14:paraId="03D77889">
      <w:pPr>
        <w:jc w:val="both"/>
        <w:outlineLvl w:val="1"/>
        <w:rPr>
          <w:rFonts w:hint="default" w:ascii="Times New Roman" w:hAnsi="Times New Roman" w:cs="Times New Roman" w:eastAsiaTheme="minorEastAsia"/>
          <w:b/>
          <w:bCs/>
          <w:lang w:eastAsia="zh-CN"/>
          <w:rPrChange w:id="255" w:author="lpp" w:date="2025-06-22T16:36:11Z">
            <w:rPr>
              <w:rFonts w:hint="default" w:ascii="Times New Roman" w:hAnsi="Times New Roman" w:cs="Times New Roman" w:eastAsiaTheme="minorEastAsia"/>
              <w:b w:val="0"/>
              <w:bCs w:val="0"/>
              <w:lang w:eastAsia="zh-CN"/>
            </w:rPr>
          </w:rPrChange>
        </w:rPr>
        <w:pPrChange w:id="254" w:author="lpp" w:date="2025-06-22T16:38:40Z">
          <w:pPr>
            <w:jc w:val="both"/>
          </w:pPr>
        </w:pPrChange>
      </w:pPr>
      <w:bookmarkStart w:id="13" w:name="_Toc7372"/>
      <w:r>
        <w:rPr>
          <w:rFonts w:ascii="Times New Roman" w:hAnsi="Times New Roman" w:cs="Times New Roman"/>
          <w:b/>
          <w:bCs/>
          <w:rPrChange w:id="256" w:author="lpp" w:date="2025-06-22T16:36:11Z">
            <w:rPr>
              <w:rFonts w:ascii="Times New Roman" w:hAnsi="Times New Roman" w:cs="Times New Roman"/>
              <w:b w:val="0"/>
              <w:bCs w:val="0"/>
            </w:rPr>
          </w:rPrChange>
        </w:rPr>
        <w:t>3.3. Meta-analysis results</w:t>
      </w:r>
      <w:bookmarkEnd w:id="13"/>
      <w:r>
        <w:rPr>
          <w:rFonts w:ascii="Times New Roman" w:hAnsi="Times New Roman" w:cs="Times New Roman"/>
          <w:b/>
          <w:bCs/>
          <w:rPrChange w:id="257" w:author="lpp" w:date="2025-06-22T16:36:11Z">
            <w:rPr>
              <w:rFonts w:ascii="Times New Roman" w:hAnsi="Times New Roman" w:cs="Times New Roman"/>
              <w:b w:val="0"/>
              <w:bCs w:val="0"/>
            </w:rPr>
          </w:rPrChange>
        </w:rPr>
        <w:t xml:space="preserve"> </w:t>
      </w:r>
    </w:p>
    <w:p w14:paraId="7C37D3B1">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Radiation exposure elicited distinct immunomodulatory patterns across endpoints. CD8+ T cell infiltration exhibited the largest effect size (SMD=0.61, 95% CI 0.48–0.74; *p*&lt;0.001), followed by PD-L1 upregulation (SMD=1.09, 95% CI 0.82–1.36; *p*&lt;0.001) and IFN-γ elevation (SMD=0.64, 95% CI 0.41–0.87; *p*&lt;0.001). CD4+ T cell changes were modest (SMD=0.37, *p*=0.005), while Treg modulation did not reach significance (SMD=0.56, *p*=0.07). IFN-β displayed extreme effect magnitudes (SMD=2.01, *p*=0.003) accompanied by substantial heterogeneity (I²=80.5%). Moderate-to-high heterogeneity across outcomes (I²=40–55%) prompted predefined subgroup analyses (Fig. 3; Appendix). </w:t>
      </w:r>
    </w:p>
    <w:p w14:paraId="04C128C9">
      <w:pPr>
        <w:jc w:val="both"/>
        <w:rPr>
          <w:rFonts w:ascii="Times New Roman" w:hAnsi="Times New Roman" w:cs="Times New Roman"/>
          <w:b w:val="0"/>
          <w:bCs w:val="0"/>
        </w:rPr>
      </w:pPr>
    </w:p>
    <w:p w14:paraId="014667B0">
      <w:pPr>
        <w:jc w:val="both"/>
        <w:outlineLvl w:val="1"/>
        <w:rPr>
          <w:rFonts w:hint="default" w:ascii="Times New Roman" w:hAnsi="Times New Roman" w:cs="Times New Roman" w:eastAsiaTheme="minorEastAsia"/>
          <w:b/>
          <w:bCs/>
          <w:lang w:eastAsia="zh-CN"/>
          <w:rPrChange w:id="259" w:author="lpp" w:date="2025-06-22T16:36:13Z">
            <w:rPr>
              <w:rFonts w:hint="default" w:ascii="Times New Roman" w:hAnsi="Times New Roman" w:cs="Times New Roman" w:eastAsiaTheme="minorEastAsia"/>
              <w:b w:val="0"/>
              <w:bCs w:val="0"/>
              <w:lang w:eastAsia="zh-CN"/>
            </w:rPr>
          </w:rPrChange>
        </w:rPr>
        <w:pPrChange w:id="258" w:author="lpp" w:date="2025-06-22T16:38:40Z">
          <w:pPr>
            <w:jc w:val="both"/>
          </w:pPr>
        </w:pPrChange>
      </w:pPr>
      <w:bookmarkStart w:id="14" w:name="_Toc31032"/>
      <w:r>
        <w:rPr>
          <w:rFonts w:ascii="Times New Roman" w:hAnsi="Times New Roman" w:cs="Times New Roman"/>
          <w:b/>
          <w:bCs/>
          <w:rPrChange w:id="260" w:author="lpp" w:date="2025-06-22T16:36:13Z">
            <w:rPr>
              <w:rFonts w:ascii="Times New Roman" w:hAnsi="Times New Roman" w:cs="Times New Roman"/>
              <w:b w:val="0"/>
              <w:bCs w:val="0"/>
            </w:rPr>
          </w:rPrChange>
        </w:rPr>
        <w:t>3.4. Subgroup analyses</w:t>
      </w:r>
      <w:bookmarkEnd w:id="14"/>
      <w:r>
        <w:rPr>
          <w:rFonts w:ascii="Times New Roman" w:hAnsi="Times New Roman" w:cs="Times New Roman"/>
          <w:b/>
          <w:bCs/>
          <w:rPrChange w:id="261" w:author="lpp" w:date="2025-06-22T16:36:13Z">
            <w:rPr>
              <w:rFonts w:ascii="Times New Roman" w:hAnsi="Times New Roman" w:cs="Times New Roman"/>
              <w:b w:val="0"/>
              <w:bCs w:val="0"/>
            </w:rPr>
          </w:rPrChange>
        </w:rPr>
        <w:t xml:space="preserve"> </w:t>
      </w:r>
    </w:p>
    <w:p w14:paraId="0504750D">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Stratification by genetic background revealed strain-dependent responses: C57BL/6 mice demonstrated stronger CD8+ infiltration (SMD=0.68) compared to BALB/c counterparts (SMD=0.09). Tumor type significantly influenced outcomes, with lung cancer models showing 3-fold greater CD8+ effects (SMD=1.52) than pancreatic models (SMD=0.33). Dose-response relationships diverged, as 5–8Gy regimens produced maximal CD8+ modulation (SMD=1.60), contrasting with null effects at 15–20Gy. IFN-β responses inversely correlated with dose intensity, displaying elevated effects at 20Gy (SMD=3.05) versus neutral outcomes at 16Gy. Younger cohorts (6–8 weeks) exhibited the most consistent IFN-γ elevations (SMD=0.67) (Figs. 4–6). </w:t>
      </w:r>
    </w:p>
    <w:p w14:paraId="170B2A59">
      <w:pPr>
        <w:jc w:val="both"/>
        <w:rPr>
          <w:rFonts w:ascii="Times New Roman" w:hAnsi="Times New Roman" w:cs="Times New Roman"/>
          <w:b w:val="0"/>
          <w:bCs w:val="0"/>
        </w:rPr>
      </w:pPr>
    </w:p>
    <w:p w14:paraId="22646744">
      <w:pPr>
        <w:jc w:val="both"/>
        <w:outlineLvl w:val="1"/>
        <w:rPr>
          <w:rFonts w:hint="default" w:ascii="Times New Roman" w:hAnsi="Times New Roman" w:cs="Times New Roman" w:eastAsiaTheme="minorEastAsia"/>
          <w:b/>
          <w:bCs/>
          <w:lang w:eastAsia="zh-CN"/>
          <w:rPrChange w:id="263" w:author="lpp" w:date="2025-06-22T16:36:16Z">
            <w:rPr>
              <w:rFonts w:hint="default" w:ascii="Times New Roman" w:hAnsi="Times New Roman" w:cs="Times New Roman" w:eastAsiaTheme="minorEastAsia"/>
              <w:b w:val="0"/>
              <w:bCs w:val="0"/>
              <w:lang w:eastAsia="zh-CN"/>
            </w:rPr>
          </w:rPrChange>
        </w:rPr>
        <w:pPrChange w:id="262" w:author="lpp" w:date="2025-06-22T16:38:40Z">
          <w:pPr>
            <w:jc w:val="both"/>
          </w:pPr>
        </w:pPrChange>
      </w:pPr>
      <w:bookmarkStart w:id="15" w:name="_Toc2666"/>
      <w:r>
        <w:rPr>
          <w:rFonts w:ascii="Times New Roman" w:hAnsi="Times New Roman" w:cs="Times New Roman"/>
          <w:b/>
          <w:bCs/>
          <w:rPrChange w:id="264" w:author="lpp" w:date="2025-06-22T16:36:16Z">
            <w:rPr>
              <w:rFonts w:ascii="Times New Roman" w:hAnsi="Times New Roman" w:cs="Times New Roman"/>
              <w:b w:val="0"/>
              <w:bCs w:val="0"/>
            </w:rPr>
          </w:rPrChange>
        </w:rPr>
        <w:t>3.5. Publication bias</w:t>
      </w:r>
      <w:bookmarkEnd w:id="15"/>
      <w:r>
        <w:rPr>
          <w:rFonts w:ascii="Times New Roman" w:hAnsi="Times New Roman" w:cs="Times New Roman"/>
          <w:b/>
          <w:bCs/>
          <w:rPrChange w:id="265" w:author="lpp" w:date="2025-06-22T16:36:16Z">
            <w:rPr>
              <w:rFonts w:ascii="Times New Roman" w:hAnsi="Times New Roman" w:cs="Times New Roman"/>
              <w:b w:val="0"/>
              <w:bCs w:val="0"/>
            </w:rPr>
          </w:rPrChange>
        </w:rPr>
        <w:t xml:space="preserve"> </w:t>
      </w:r>
    </w:p>
    <w:p w14:paraId="00DA687D">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Endpoint-specific funnel plot asymmetry suggested variable reporting practices. While CD8+ T cells (*p*=0.20) and IFN-γ (*p*=0.11) analyses showed minimal bias, CD4+ T cell (*p*=0.004) and PD-L1 (*p*=0.0002) assessments implied potential underreporting of negative results. IFN-β asymmetry (*p*=0.03) coincided with disproportionate representation of high-dose studies. Treg analysis revealed no significant bias (*p*=0.11), though limited power (16 studies) precludes firm conclusions (Appendix). </w:t>
      </w:r>
    </w:p>
    <w:p w14:paraId="55E745B8">
      <w:pPr>
        <w:jc w:val="both"/>
        <w:rPr>
          <w:del w:id="266" w:author="lpp" w:date="2025-06-22T16:36:22Z"/>
          <w:rFonts w:ascii="Times New Roman" w:hAnsi="Times New Roman" w:cs="Times New Roman"/>
          <w:b w:val="0"/>
          <w:bCs w:val="0"/>
        </w:rPr>
      </w:pPr>
    </w:p>
    <w:p w14:paraId="246A9A89">
      <w:pPr>
        <w:jc w:val="both"/>
        <w:rPr>
          <w:del w:id="267" w:author="lpp" w:date="2025-06-22T16:36:22Z"/>
          <w:rFonts w:ascii="Times New Roman" w:hAnsi="Times New Roman" w:cs="Times New Roman"/>
          <w:b w:val="0"/>
          <w:bCs w:val="0"/>
        </w:rPr>
      </w:pPr>
      <w:del w:id="268" w:author="lpp" w:date="2025-06-22T16:36:22Z">
        <w:r>
          <w:rPr>
            <w:rFonts w:ascii="Times New Roman" w:hAnsi="Times New Roman" w:cs="Times New Roman"/>
            <w:b w:val="0"/>
            <w:bCs w:val="0"/>
          </w:rPr>
          <w:delText>*(Figures and appendices referenced align with original numbering.)*</w:delText>
        </w:r>
      </w:del>
    </w:p>
    <w:p w14:paraId="28B72DEC">
      <w:pPr>
        <w:jc w:val="both"/>
        <w:rPr>
          <w:rFonts w:ascii="Times New Roman" w:hAnsi="Times New Roman" w:cs="Times New Roman"/>
          <w:b w:val="0"/>
          <w:bCs w:val="0"/>
        </w:rPr>
      </w:pPr>
    </w:p>
    <w:p w14:paraId="16697A66">
      <w:pPr>
        <w:jc w:val="both"/>
        <w:outlineLvl w:val="0"/>
        <w:rPr>
          <w:rFonts w:ascii="Times New Roman" w:hAnsi="Times New Roman" w:cs="Times New Roman"/>
          <w:b/>
          <w:bCs/>
          <w:sz w:val="22"/>
          <w:szCs w:val="24"/>
          <w:rPrChange w:id="270" w:author="lpp" w:date="2025-06-22T16:40:57Z">
            <w:rPr>
              <w:rFonts w:ascii="Times New Roman" w:hAnsi="Times New Roman" w:cs="Times New Roman"/>
              <w:b w:val="0"/>
              <w:bCs w:val="0"/>
            </w:rPr>
          </w:rPrChange>
        </w:rPr>
        <w:pPrChange w:id="269" w:author="lpp" w:date="2025-06-22T16:38:40Z">
          <w:pPr>
            <w:jc w:val="both"/>
          </w:pPr>
        </w:pPrChange>
      </w:pPr>
      <w:bookmarkStart w:id="16" w:name="_Toc13859"/>
      <w:r>
        <w:rPr>
          <w:rFonts w:ascii="Times New Roman" w:hAnsi="Times New Roman" w:cs="Times New Roman"/>
          <w:b/>
          <w:bCs/>
          <w:sz w:val="22"/>
          <w:szCs w:val="24"/>
          <w:rPrChange w:id="271" w:author="lpp" w:date="2025-06-22T16:40:57Z">
            <w:rPr>
              <w:rFonts w:ascii="Times New Roman" w:hAnsi="Times New Roman" w:cs="Times New Roman"/>
              <w:b w:val="0"/>
              <w:bCs w:val="0"/>
            </w:rPr>
          </w:rPrChange>
        </w:rPr>
        <w:t>4. Discussion</w:t>
      </w:r>
      <w:bookmarkEnd w:id="16"/>
    </w:p>
    <w:p w14:paraId="67894F5A">
      <w:pPr>
        <w:jc w:val="both"/>
        <w:rPr>
          <w:del w:id="272" w:author="lpp" w:date="2025-06-22T16:36:26Z"/>
          <w:rFonts w:ascii="Times New Roman" w:hAnsi="Times New Roman" w:cs="Times New Roman"/>
          <w:b w:val="0"/>
          <w:bCs w:val="0"/>
        </w:rPr>
      </w:pPr>
    </w:p>
    <w:p w14:paraId="19B627A8">
      <w:pPr>
        <w:jc w:val="both"/>
        <w:rPr>
          <w:del w:id="273" w:author="lpp" w:date="2025-06-22T16:36:25Z"/>
          <w:rFonts w:hint="default" w:ascii="Times New Roman" w:hAnsi="Times New Roman" w:cs="Times New Roman" w:eastAsiaTheme="minorEastAsia"/>
          <w:b w:val="0"/>
          <w:bCs w:val="0"/>
          <w:lang w:eastAsia="zh-CN"/>
        </w:rPr>
      </w:pPr>
      <w:del w:id="274" w:author="lpp" w:date="2025-06-22T16:36:25Z">
        <w:r>
          <w:rPr>
            <w:rFonts w:ascii="Times New Roman" w:hAnsi="Times New Roman" w:cs="Times New Roman"/>
            <w:b w:val="0"/>
            <w:bCs w:val="0"/>
          </w:rPr>
          <w:delText xml:space="preserve">Revised Discussion Section </w:delText>
        </w:r>
      </w:del>
    </w:p>
    <w:p w14:paraId="7C1C2A73">
      <w:pPr>
        <w:jc w:val="both"/>
        <w:rPr>
          <w:del w:id="275" w:author="lpp" w:date="2025-06-22T16:36:27Z"/>
          <w:rFonts w:hint="default" w:ascii="Times New Roman" w:hAnsi="Times New Roman" w:cs="Times New Roman" w:eastAsiaTheme="minorEastAsia"/>
          <w:b w:val="0"/>
          <w:bCs w:val="0"/>
          <w:lang w:eastAsia="zh-CN"/>
        </w:rPr>
      </w:pPr>
      <w:del w:id="276" w:author="lpp" w:date="2025-06-22T16:36:27Z">
        <w:r>
          <w:rPr>
            <w:rFonts w:ascii="Times New Roman" w:hAnsi="Times New Roman" w:cs="Times New Roman"/>
            <w:b w:val="0"/>
            <w:bCs w:val="0"/>
          </w:rPr>
          <w:delText xml:space="preserve">4. Discussion </w:delText>
        </w:r>
      </w:del>
    </w:p>
    <w:p w14:paraId="5F95767C">
      <w:pPr>
        <w:jc w:val="both"/>
        <w:rPr>
          <w:rFonts w:hint="eastAsia" w:ascii="Times New Roman" w:hAnsi="Times New Roman" w:cs="Times New Roman" w:eastAsiaTheme="minorEastAsia"/>
          <w:b w:val="0"/>
          <w:bCs w:val="0"/>
          <w:lang w:val="en-US" w:eastAsia="zh-CN"/>
        </w:rPr>
      </w:pPr>
      <w:r>
        <w:rPr>
          <w:rFonts w:ascii="Times New Roman" w:hAnsi="Times New Roman" w:cs="Times New Roman"/>
          <w:b w:val="0"/>
          <w:bCs w:val="0"/>
        </w:rPr>
        <w:t xml:space="preserve">This systematic review synthesizes evidence from 272 preclinical studies to delineate the dual immunomodulatory effects of X-ray radiation across dose ranges. The meta-analyses revealed robust CD8+ T cell infiltration (SMD=0.61) and PD-L1 upregulation (SMD=1.09) as dominant responses, with high-dose radiation (15–20Gy) paradoxically suppressing CD8+ effects while amplifying IFN-β (SMD=3.05). Strain-, tumor type-, and age-dependent variations underscored the complexity of radiation-induced immune modulation: C57BL/6 mice, lung cancer models, and younger cohorts (6–8 weeks) exhibited heightened sensitivity to immune-activating stimuli. Dose-response relationships identified 5–8Gy as optimal for immune activation, contrasting with immune-suppressive outcomes at higher doses. </w:t>
      </w:r>
      <w:ins w:id="277" w:author="lpp" w:date="2025-06-22T16:41:39Z">
        <w:r>
          <w:rPr>
            <w:rFonts w:hint="eastAsia" w:ascii="Times New Roman" w:hAnsi="Times New Roman" w:cs="Times New Roman"/>
            <w:b w:val="0"/>
            <w:bCs w:val="0"/>
            <w:lang w:val="en-US" w:eastAsia="zh-CN"/>
          </w:rPr>
          <w:t xml:space="preserve"> </w:t>
        </w:r>
      </w:ins>
      <w:ins w:id="278" w:author="lpp" w:date="2025-06-22T16:41:40Z">
        <w:r>
          <w:rPr>
            <w:rFonts w:ascii="Times New Roman" w:hAnsi="Times New Roman" w:cs="Times New Roman"/>
            <w:b w:val="0"/>
            <w:bCs w:val="0"/>
          </w:rPr>
          <w:t>This analysis establishes X-ray radiation as a double-edged sword: lower doses (5–8Gy) enhance CD8+ T cell recruitment and IFN-γ secretion, while higher doses (&gt;15Gy) drive PD-L1 and IFN-β-mediated immunosuppression. The strain-, tumor-, and age-specificity of these responses underscores the need for personalized radiation protocols informed by genetic, microenvironmental, and temporal factors. Translating these findings to clinical practice requires reconciling preclinical dose thresholds with human radiobiology and optimizing combinatorial immunotherapies to harness radiation’s immune-activating potential.</w:t>
        </w:r>
      </w:ins>
    </w:p>
    <w:p w14:paraId="03EF64DE">
      <w:pPr>
        <w:jc w:val="both"/>
        <w:rPr>
          <w:rFonts w:ascii="Times New Roman" w:hAnsi="Times New Roman" w:cs="Times New Roman"/>
          <w:b w:val="0"/>
          <w:bCs w:val="0"/>
        </w:rPr>
      </w:pPr>
    </w:p>
    <w:p w14:paraId="11FD48C1">
      <w:pPr>
        <w:jc w:val="both"/>
        <w:outlineLvl w:val="1"/>
        <w:rPr>
          <w:rFonts w:hint="default" w:ascii="Times New Roman" w:hAnsi="Times New Roman" w:cs="Times New Roman" w:eastAsiaTheme="minorEastAsia"/>
          <w:b/>
          <w:bCs/>
          <w:lang w:eastAsia="zh-CN"/>
          <w:rPrChange w:id="280" w:author="lpp" w:date="2025-06-22T16:36:32Z">
            <w:rPr>
              <w:rFonts w:hint="default" w:ascii="Times New Roman" w:hAnsi="Times New Roman" w:cs="Times New Roman" w:eastAsiaTheme="minorEastAsia"/>
              <w:b w:val="0"/>
              <w:bCs w:val="0"/>
              <w:lang w:eastAsia="zh-CN"/>
            </w:rPr>
          </w:rPrChange>
        </w:rPr>
        <w:pPrChange w:id="279" w:author="lpp" w:date="2025-06-22T16:38:40Z">
          <w:pPr>
            <w:jc w:val="both"/>
          </w:pPr>
        </w:pPrChange>
      </w:pPr>
      <w:bookmarkStart w:id="17" w:name="_Toc23797"/>
      <w:r>
        <w:rPr>
          <w:rFonts w:ascii="Times New Roman" w:hAnsi="Times New Roman" w:cs="Times New Roman"/>
          <w:b/>
          <w:bCs/>
          <w:rPrChange w:id="281" w:author="lpp" w:date="2025-06-22T16:36:32Z">
            <w:rPr>
              <w:rFonts w:ascii="Times New Roman" w:hAnsi="Times New Roman" w:cs="Times New Roman"/>
              <w:b w:val="0"/>
              <w:bCs w:val="0"/>
            </w:rPr>
          </w:rPrChange>
        </w:rPr>
        <w:t>Comparison with Existing Literature</w:t>
      </w:r>
      <w:bookmarkEnd w:id="17"/>
      <w:r>
        <w:rPr>
          <w:rFonts w:ascii="Times New Roman" w:hAnsi="Times New Roman" w:cs="Times New Roman"/>
          <w:b/>
          <w:bCs/>
          <w:rPrChange w:id="282" w:author="lpp" w:date="2025-06-22T16:36:32Z">
            <w:rPr>
              <w:rFonts w:ascii="Times New Roman" w:hAnsi="Times New Roman" w:cs="Times New Roman"/>
              <w:b w:val="0"/>
              <w:bCs w:val="0"/>
            </w:rPr>
          </w:rPrChange>
        </w:rPr>
        <w:t xml:space="preserve"> </w:t>
      </w:r>
    </w:p>
    <w:p w14:paraId="3CDCDF1E">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The observed CD8+ T cell amplification aligns with studies linking radiation to dendritic cell activation and antigen presentation [1,17]. Persa et al. [1] demonstrated that in vivo irradiation primes dendritic cells for cross-presentation, providing a mechanistic bridge to our findings of enhanced CD8+ recruitment. However, our dose-specific analyses refine this paradigm: 5–8Gy maximized CD8+ infiltration (SMD=1.60), whereas doses &gt;15Gy nullified effects. This contrasts with Savage et al. [12], who reported enhanced immunomodulation post-high-dose ablative radiation. The discrepancy likely arises from differences in fractionation schedules (single vs. multi-fraction) or post-radiation immune checkpoint interventions, suggesting timing and combinatorial strategies dictate outcomes. Notably, Spina et al. [5] demonstrated that carbon-ion radiation induces more potent CD8+ T cell activation and less PD-L1 upregulation compared to photon therapy, underscoring how radiation type critically influences immune stimulation-suppression balance—a variable not explored in our X-ray-focused analysis. </w:t>
      </w:r>
    </w:p>
    <w:p w14:paraId="006854EC">
      <w:pPr>
        <w:jc w:val="both"/>
        <w:rPr>
          <w:rFonts w:ascii="Times New Roman" w:hAnsi="Times New Roman" w:cs="Times New Roman"/>
          <w:b w:val="0"/>
          <w:bCs w:val="0"/>
        </w:rPr>
      </w:pPr>
    </w:p>
    <w:p w14:paraId="3D8E9F1A">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PD-L1 upregulation (SMD=1.09) corroborates preclinical models combining radiation with anti-PD-L1 therapies [7,9]. However, funnel plot asymmetry (*p*=0.0002) suggests selective reporting of positive PD-L1 outcomes, mirroring clinical biases in trials omitting negative immune checkpoint data [7]. The modest CD4+ responses (SMD=0.37) and nonsignificant Treg modulation contrast with De Martino et al. [19], who identified TGF-β/Activin A-driven Treg expansion in irradiated breast cancer models. This discrepancy may stem from our inclusion of diverse tumor types, where Treg dynamics vary by microenvironment [15]. Pancreatic adenocarcinoma’s immunosuppressive stroma, for instance, may blunt radiation-induced Treg shifts observed in breast models [16]. </w:t>
      </w:r>
    </w:p>
    <w:p w14:paraId="237A7939">
      <w:pPr>
        <w:jc w:val="both"/>
        <w:rPr>
          <w:rFonts w:ascii="Times New Roman" w:hAnsi="Times New Roman" w:cs="Times New Roman"/>
          <w:b w:val="0"/>
          <w:bCs w:val="0"/>
        </w:rPr>
      </w:pPr>
    </w:p>
    <w:p w14:paraId="2C893A3A">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The extreme IFN-β effect size (SMD=2.01, I²=80.5%) challenges conventional views of IFN-β as a primarily antiviral cytokine, highlighting its context-dependent role in radiation responses. This hyperactivation likely arises from synergistic STING/NF-κB pathway engagement under high-dose conditions [6,16], as Guo et al. [16] demonstrated cGAS-STING-driven IFN-β surges in carbon-ion-irradiated melanoma. While Schröder et al. [14] reported low-dose radiation-induced endothelial cytokine secretion *in vitro*, our data suggest IFN-β hyperactivation *in vivo* is contingent on acute high-dose exposure (20Gy) and tumor type. Conversely, Khan et al. [2] and Koturbash et al. [4] reported chronic low-dose radiation suppressed pro-inflammatory cytokines and induced persistent DNA damage, underscoring the dichotomy between acute high-dose cytokine storms and sustained low-dose immunosuppression. This temporal duality implies that radiation timing—not just dose—shapes immune outcomes, necessitating mechanistic studies on exposure duration. </w:t>
      </w:r>
    </w:p>
    <w:p w14:paraId="278B9797">
      <w:pPr>
        <w:jc w:val="both"/>
        <w:rPr>
          <w:rFonts w:ascii="Times New Roman" w:hAnsi="Times New Roman" w:cs="Times New Roman"/>
          <w:b w:val="0"/>
          <w:bCs w:val="0"/>
        </w:rPr>
      </w:pPr>
    </w:p>
    <w:p w14:paraId="31435180">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Strain-dependent variability in CD8+ responses (C57BL/6 SMD=0.68 vs. BALB/c SMD=0.09) parallels Nowosielska et al. [3], who identified strain-specific differences in radiation-induced lung tumorigenesis and cytokine profiles. Genetic polymorphisms in DNA repair pathways (e.g., *Prkdc* in BALB/c) and MHC haplotypes may underlie these disparities [18]. Younger cohorts (6–8 weeks) exhibited stronger IFN-γ responses (SMD=0.67), reflecting age-related thymic output efficiency, as demonstrated by Kim et al. [10] in low-dose radiation models of autoimmune modulation. Similarly, the heightened CD8+ effects in lung cancer models (SMD=1.52) versus pancreatic adenocarcinoma (SMD=0.33) reflect differential stromal barriers to immune infiltration, as desmoplastic tumors resist radiation-mediated vascular normalization [16]. </w:t>
      </w:r>
    </w:p>
    <w:p w14:paraId="7E9A6693">
      <w:pPr>
        <w:jc w:val="both"/>
        <w:rPr>
          <w:rFonts w:ascii="Times New Roman" w:hAnsi="Times New Roman" w:cs="Times New Roman"/>
          <w:b w:val="0"/>
          <w:bCs w:val="0"/>
        </w:rPr>
      </w:pPr>
    </w:p>
    <w:p w14:paraId="045E15C2">
      <w:pPr>
        <w:jc w:val="both"/>
        <w:outlineLvl w:val="1"/>
        <w:rPr>
          <w:rFonts w:hint="default" w:ascii="Times New Roman" w:hAnsi="Times New Roman" w:cs="Times New Roman" w:eastAsiaTheme="minorEastAsia"/>
          <w:b/>
          <w:bCs/>
          <w:lang w:eastAsia="zh-CN"/>
          <w:rPrChange w:id="284" w:author="lpp" w:date="2025-06-22T16:36:37Z">
            <w:rPr>
              <w:rFonts w:hint="default" w:ascii="Times New Roman" w:hAnsi="Times New Roman" w:cs="Times New Roman" w:eastAsiaTheme="minorEastAsia"/>
              <w:b w:val="0"/>
              <w:bCs w:val="0"/>
              <w:lang w:eastAsia="zh-CN"/>
            </w:rPr>
          </w:rPrChange>
        </w:rPr>
        <w:pPrChange w:id="283" w:author="lpp" w:date="2025-06-22T16:38:40Z">
          <w:pPr>
            <w:jc w:val="both"/>
          </w:pPr>
        </w:pPrChange>
      </w:pPr>
      <w:bookmarkStart w:id="18" w:name="_Toc21179"/>
      <w:r>
        <w:rPr>
          <w:rFonts w:ascii="Times New Roman" w:hAnsi="Times New Roman" w:cs="Times New Roman"/>
          <w:b/>
          <w:bCs/>
          <w:rPrChange w:id="285" w:author="lpp" w:date="2025-06-22T16:36:37Z">
            <w:rPr>
              <w:rFonts w:ascii="Times New Roman" w:hAnsi="Times New Roman" w:cs="Times New Roman"/>
              <w:b w:val="0"/>
              <w:bCs w:val="0"/>
            </w:rPr>
          </w:rPrChange>
        </w:rPr>
        <w:t>Strengths and Limitations</w:t>
      </w:r>
      <w:bookmarkEnd w:id="18"/>
      <w:r>
        <w:rPr>
          <w:rFonts w:ascii="Times New Roman" w:hAnsi="Times New Roman" w:cs="Times New Roman"/>
          <w:b/>
          <w:bCs/>
          <w:rPrChange w:id="286" w:author="lpp" w:date="2025-06-22T16:36:37Z">
            <w:rPr>
              <w:rFonts w:ascii="Times New Roman" w:hAnsi="Times New Roman" w:cs="Times New Roman"/>
              <w:b w:val="0"/>
              <w:bCs w:val="0"/>
            </w:rPr>
          </w:rPrChange>
        </w:rPr>
        <w:t xml:space="preserve"> </w:t>
      </w:r>
    </w:p>
    <w:p w14:paraId="28756CCC">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This review’s strength lies in its rigorous stratification by dose, genetic background, tumor type, and age, enabling nuanced insights into immune modulation thresholds. However, the exclusion of clinical trials limits translational generalizability, particularly regarding the proposed 5–8Gy "window"—murine radiobiology (e.g., faster immune cell turnover) may overstate this dose’s efficacy compared to human thresholds. Heterogeneity in radiation protocols (e.g., fractionation, energy) and outcome measurement intervals likely contributed to moderate-to-high I² values. Publication bias risks, particularly for PD-L1 and IFN-β outcomes, may skew perceived effect magnitudes; funnel plot asymmetry in IFN-β studies (*p*=0.03) suggests selective reporting of high-dose hyperactivation, potentially inflating its clinical relevance. This bias underscores the necessity of standardized reporting protocols, as proposed in our future directions, to mitigate overrepresentation of positive outcomes. </w:t>
      </w:r>
    </w:p>
    <w:p w14:paraId="3BDBA63A">
      <w:pPr>
        <w:jc w:val="both"/>
        <w:rPr>
          <w:rFonts w:ascii="Times New Roman" w:hAnsi="Times New Roman" w:cs="Times New Roman"/>
          <w:b w:val="0"/>
          <w:bCs w:val="0"/>
        </w:rPr>
      </w:pPr>
    </w:p>
    <w:p w14:paraId="7484C9EC">
      <w:pPr>
        <w:jc w:val="both"/>
        <w:outlineLvl w:val="1"/>
        <w:rPr>
          <w:rFonts w:hint="default" w:ascii="Times New Roman" w:hAnsi="Times New Roman" w:cs="Times New Roman" w:eastAsiaTheme="minorEastAsia"/>
          <w:b/>
          <w:bCs/>
          <w:lang w:eastAsia="zh-CN"/>
          <w:rPrChange w:id="288" w:author="lpp" w:date="2025-06-22T16:41:11Z">
            <w:rPr>
              <w:rFonts w:hint="default" w:ascii="Times New Roman" w:hAnsi="Times New Roman" w:cs="Times New Roman" w:eastAsiaTheme="minorEastAsia"/>
              <w:b w:val="0"/>
              <w:bCs w:val="0"/>
              <w:lang w:eastAsia="zh-CN"/>
            </w:rPr>
          </w:rPrChange>
        </w:rPr>
        <w:pPrChange w:id="287" w:author="lpp" w:date="2025-06-22T16:38:40Z">
          <w:pPr>
            <w:jc w:val="both"/>
          </w:pPr>
        </w:pPrChange>
      </w:pPr>
      <w:bookmarkStart w:id="19" w:name="_Toc14888"/>
      <w:r>
        <w:rPr>
          <w:rFonts w:ascii="Times New Roman" w:hAnsi="Times New Roman" w:cs="Times New Roman"/>
          <w:b/>
          <w:bCs/>
          <w:rPrChange w:id="289" w:author="lpp" w:date="2025-06-22T16:41:11Z">
            <w:rPr>
              <w:rFonts w:ascii="Times New Roman" w:hAnsi="Times New Roman" w:cs="Times New Roman"/>
              <w:b w:val="0"/>
              <w:bCs w:val="0"/>
            </w:rPr>
          </w:rPrChange>
        </w:rPr>
        <w:t>Implications and Future Directions</w:t>
      </w:r>
      <w:bookmarkEnd w:id="19"/>
      <w:r>
        <w:rPr>
          <w:rFonts w:ascii="Times New Roman" w:hAnsi="Times New Roman" w:cs="Times New Roman"/>
          <w:b/>
          <w:bCs/>
          <w:rPrChange w:id="290" w:author="lpp" w:date="2025-06-22T16:41:11Z">
            <w:rPr>
              <w:rFonts w:ascii="Times New Roman" w:hAnsi="Times New Roman" w:cs="Times New Roman"/>
              <w:b w:val="0"/>
              <w:bCs w:val="0"/>
            </w:rPr>
          </w:rPrChange>
        </w:rPr>
        <w:t xml:space="preserve"> </w:t>
      </w:r>
    </w:p>
    <w:p w14:paraId="25434E2F">
      <w:pPr>
        <w:jc w:val="both"/>
        <w:rPr>
          <w:rFonts w:hint="default" w:ascii="Times New Roman" w:hAnsi="Times New Roman" w:cs="Times New Roman" w:eastAsiaTheme="minorEastAsia"/>
          <w:b w:val="0"/>
          <w:bCs w:val="0"/>
          <w:lang w:eastAsia="zh-CN"/>
        </w:rPr>
      </w:pPr>
      <w:r>
        <w:rPr>
          <w:rFonts w:ascii="Times New Roman" w:hAnsi="Times New Roman" w:cs="Times New Roman"/>
          <w:b w:val="0"/>
          <w:bCs w:val="0"/>
        </w:rPr>
        <w:t xml:space="preserve">The identified 5–8Gy immune activation window supports combinatorial strategies with checkpoint inhibitors [9,16], particularly in low-immunogenicity tumors. However, high-dose regimens may require adjuncts to counteract IFN-β-mediated immunosuppression, such as NF-κB inhibitors [6] or activin A blockade [19]. Future studies should prioritize: </w:t>
      </w:r>
    </w:p>
    <w:p w14:paraId="221B26D6">
      <w:pPr>
        <w:jc w:val="both"/>
        <w:rPr>
          <w:rFonts w:hint="default" w:ascii="Times New Roman" w:hAnsi="Times New Roman" w:cs="Times New Roman" w:eastAsiaTheme="minorEastAsia"/>
          <w:b w:val="0"/>
          <w:bCs w:val="0"/>
          <w:highlight w:val="yellow"/>
          <w:lang w:eastAsia="zh-CN"/>
          <w:rPrChange w:id="291" w:author="lpp" w:date="2025-06-22T16:41:56Z">
            <w:rPr>
              <w:rFonts w:hint="default" w:ascii="Times New Roman" w:hAnsi="Times New Roman" w:cs="Times New Roman" w:eastAsiaTheme="minorEastAsia"/>
              <w:b w:val="0"/>
              <w:bCs w:val="0"/>
              <w:lang w:eastAsia="zh-CN"/>
            </w:rPr>
          </w:rPrChange>
        </w:rPr>
      </w:pPr>
      <w:r>
        <w:rPr>
          <w:rFonts w:ascii="Times New Roman" w:hAnsi="Times New Roman" w:cs="Times New Roman"/>
          <w:b w:val="0"/>
          <w:bCs w:val="0"/>
          <w:highlight w:val="yellow"/>
          <w:rPrChange w:id="292" w:author="lpp" w:date="2025-06-22T16:41:56Z">
            <w:rPr>
              <w:rFonts w:ascii="Times New Roman" w:hAnsi="Times New Roman" w:cs="Times New Roman"/>
              <w:b w:val="0"/>
              <w:bCs w:val="0"/>
            </w:rPr>
          </w:rPrChange>
        </w:rPr>
        <w:t xml:space="preserve">1. Mechanistic investigations into dose-dependent STING/NF-κB crosstalk [6,16], resolving IFN-β’s paradoxical roles in antiviral signaling vs. immunosuppression. </w:t>
      </w:r>
    </w:p>
    <w:p w14:paraId="06AD9758">
      <w:pPr>
        <w:jc w:val="both"/>
        <w:rPr>
          <w:rFonts w:hint="default" w:ascii="Times New Roman" w:hAnsi="Times New Roman" w:cs="Times New Roman" w:eastAsiaTheme="minorEastAsia"/>
          <w:b w:val="0"/>
          <w:bCs w:val="0"/>
          <w:highlight w:val="yellow"/>
          <w:lang w:eastAsia="zh-CN"/>
          <w:rPrChange w:id="293" w:author="lpp" w:date="2025-06-22T16:41:56Z">
            <w:rPr>
              <w:rFonts w:hint="default" w:ascii="Times New Roman" w:hAnsi="Times New Roman" w:cs="Times New Roman" w:eastAsiaTheme="minorEastAsia"/>
              <w:b w:val="0"/>
              <w:bCs w:val="0"/>
              <w:lang w:eastAsia="zh-CN"/>
            </w:rPr>
          </w:rPrChange>
        </w:rPr>
      </w:pPr>
      <w:r>
        <w:rPr>
          <w:rFonts w:ascii="Times New Roman" w:hAnsi="Times New Roman" w:cs="Times New Roman"/>
          <w:b w:val="0"/>
          <w:bCs w:val="0"/>
          <w:highlight w:val="yellow"/>
          <w:rPrChange w:id="294" w:author="lpp" w:date="2025-06-22T16:41:56Z">
            <w:rPr>
              <w:rFonts w:ascii="Times New Roman" w:hAnsi="Times New Roman" w:cs="Times New Roman"/>
              <w:b w:val="0"/>
              <w:bCs w:val="0"/>
            </w:rPr>
          </w:rPrChange>
        </w:rPr>
        <w:t xml:space="preserve">2. Standardized reporting of radiation parameters (e.g., fractionation, energy) and immune monitoring timepoints via preclinical CONSORT extensions. </w:t>
      </w:r>
    </w:p>
    <w:p w14:paraId="4C93B5E7">
      <w:pPr>
        <w:jc w:val="both"/>
        <w:rPr>
          <w:rFonts w:hint="default" w:ascii="Times New Roman" w:hAnsi="Times New Roman" w:cs="Times New Roman" w:eastAsiaTheme="minorEastAsia"/>
          <w:b w:val="0"/>
          <w:bCs w:val="0"/>
          <w:highlight w:val="yellow"/>
          <w:lang w:eastAsia="zh-CN"/>
          <w:rPrChange w:id="295" w:author="lpp" w:date="2025-06-22T16:41:56Z">
            <w:rPr>
              <w:rFonts w:hint="default" w:ascii="Times New Roman" w:hAnsi="Times New Roman" w:cs="Times New Roman" w:eastAsiaTheme="minorEastAsia"/>
              <w:b w:val="0"/>
              <w:bCs w:val="0"/>
              <w:lang w:eastAsia="zh-CN"/>
            </w:rPr>
          </w:rPrChange>
        </w:rPr>
      </w:pPr>
      <w:r>
        <w:rPr>
          <w:rFonts w:ascii="Times New Roman" w:hAnsi="Times New Roman" w:cs="Times New Roman"/>
          <w:b w:val="0"/>
          <w:bCs w:val="0"/>
          <w:highlight w:val="yellow"/>
          <w:rPrChange w:id="296" w:author="lpp" w:date="2025-06-22T16:41:56Z">
            <w:rPr>
              <w:rFonts w:ascii="Times New Roman" w:hAnsi="Times New Roman" w:cs="Times New Roman"/>
              <w:b w:val="0"/>
              <w:bCs w:val="0"/>
            </w:rPr>
          </w:rPrChange>
        </w:rPr>
        <w:t xml:space="preserve">3. Preclinical trials testing sequential low-/high-dose regimens to balance immune activation and tumor control [12], informed by Koturbash et al.’s insights into chronic DNA damage [4]. </w:t>
      </w:r>
    </w:p>
    <w:p w14:paraId="59B63BD4">
      <w:pPr>
        <w:jc w:val="both"/>
        <w:rPr>
          <w:del w:id="297" w:author="lpp" w:date="2025-06-22T16:41:30Z"/>
          <w:rFonts w:hint="default" w:ascii="Times New Roman" w:hAnsi="Times New Roman" w:cs="Times New Roman" w:eastAsiaTheme="minorEastAsia"/>
          <w:b w:val="0"/>
          <w:bCs w:val="0"/>
          <w:highlight w:val="yellow"/>
          <w:lang w:eastAsia="zh-CN"/>
          <w:rPrChange w:id="298" w:author="lpp" w:date="2025-06-22T16:41:56Z">
            <w:rPr>
              <w:del w:id="299" w:author="lpp" w:date="2025-06-22T16:41:30Z"/>
              <w:rFonts w:hint="default" w:ascii="Times New Roman" w:hAnsi="Times New Roman" w:cs="Times New Roman" w:eastAsiaTheme="minorEastAsia"/>
              <w:b w:val="0"/>
              <w:bCs w:val="0"/>
              <w:lang w:eastAsia="zh-CN"/>
            </w:rPr>
          </w:rPrChange>
        </w:rPr>
      </w:pPr>
      <w:r>
        <w:rPr>
          <w:rFonts w:ascii="Times New Roman" w:hAnsi="Times New Roman" w:cs="Times New Roman"/>
          <w:b w:val="0"/>
          <w:bCs w:val="0"/>
          <w:highlight w:val="yellow"/>
          <w:rPrChange w:id="300" w:author="lpp" w:date="2025-06-22T16:41:56Z">
            <w:rPr>
              <w:rFonts w:ascii="Times New Roman" w:hAnsi="Times New Roman" w:cs="Times New Roman"/>
              <w:b w:val="0"/>
              <w:bCs w:val="0"/>
            </w:rPr>
          </w:rPrChange>
        </w:rPr>
        <w:t xml:space="preserve">4. Strain-humanized models incorporating human MHC alleles [18] to bridge genetic disparity gaps. </w:t>
      </w:r>
    </w:p>
    <w:p w14:paraId="3F2216D9">
      <w:pPr>
        <w:jc w:val="both"/>
        <w:rPr>
          <w:del w:id="301" w:author="lpp" w:date="2025-06-22T16:41:29Z"/>
          <w:rFonts w:ascii="Times New Roman" w:hAnsi="Times New Roman" w:cs="Times New Roman"/>
          <w:b w:val="0"/>
          <w:bCs w:val="0"/>
        </w:rPr>
      </w:pPr>
    </w:p>
    <w:p w14:paraId="19D34CB7">
      <w:pPr>
        <w:jc w:val="both"/>
        <w:rPr>
          <w:del w:id="302" w:author="lpp" w:date="2025-06-22T16:41:29Z"/>
          <w:rFonts w:hint="default" w:ascii="Times New Roman" w:hAnsi="Times New Roman" w:cs="Times New Roman" w:eastAsiaTheme="minorEastAsia"/>
          <w:b/>
          <w:bCs/>
          <w:lang w:eastAsia="zh-CN"/>
          <w:rPrChange w:id="303" w:author="lpp" w:date="2025-06-22T16:41:16Z">
            <w:rPr>
              <w:del w:id="304" w:author="lpp" w:date="2025-06-22T16:41:29Z"/>
              <w:rFonts w:hint="default" w:ascii="Times New Roman" w:hAnsi="Times New Roman" w:cs="Times New Roman" w:eastAsiaTheme="minorEastAsia"/>
              <w:b w:val="0"/>
              <w:bCs w:val="0"/>
              <w:lang w:eastAsia="zh-CN"/>
            </w:rPr>
          </w:rPrChange>
        </w:rPr>
      </w:pPr>
      <w:del w:id="305" w:author="lpp" w:date="2025-06-22T16:41:29Z">
        <w:r>
          <w:rPr>
            <w:rFonts w:ascii="Times New Roman" w:hAnsi="Times New Roman" w:cs="Times New Roman"/>
            <w:b/>
            <w:bCs/>
            <w:rPrChange w:id="306" w:author="lpp" w:date="2025-06-22T16:41:16Z">
              <w:rPr>
                <w:rFonts w:ascii="Times New Roman" w:hAnsi="Times New Roman" w:cs="Times New Roman"/>
                <w:b w:val="0"/>
                <w:bCs w:val="0"/>
              </w:rPr>
            </w:rPrChange>
          </w:rPr>
          <w:delText xml:space="preserve">Conclusion </w:delText>
        </w:r>
      </w:del>
    </w:p>
    <w:p w14:paraId="5A32BFB4">
      <w:pPr>
        <w:jc w:val="both"/>
        <w:rPr>
          <w:del w:id="307" w:author="lpp" w:date="2025-06-22T16:37:35Z"/>
          <w:rFonts w:hint="default" w:ascii="Times New Roman" w:hAnsi="Times New Roman" w:cs="Times New Roman" w:eastAsiaTheme="minorEastAsia"/>
          <w:b w:val="0"/>
          <w:bCs w:val="0"/>
          <w:lang w:eastAsia="zh-CN"/>
        </w:rPr>
      </w:pPr>
      <w:del w:id="308" w:author="lpp" w:date="2025-06-22T16:41:26Z">
        <w:r>
          <w:rPr>
            <w:rFonts w:ascii="Times New Roman" w:hAnsi="Times New Roman" w:cs="Times New Roman"/>
            <w:b w:val="0"/>
            <w:bCs w:val="0"/>
          </w:rPr>
          <w:delText>This analysis establishes X-ray radiation as a double-edged sword: lower doses (5–8Gy) enhance CD8+ T cell recruitment and IFN-γ secretion, while higher doses (&gt;15Gy) drive PD-L1 and IFN-β-mediated immunosuppression. The strain-, tumor-, and age-specificity of these responses underscores the need for personalized radiation protocols informed by genetic, microenvironmental, and temporal factors. Translating these findings to clinical practice requires reconciling preclinical dose thresholds with human radiobiology and optimizing combinatorial immunotherapies to harness radiation’s immune-activating potential.</w:delText>
        </w:r>
      </w:del>
      <w:del w:id="309" w:author="lpp" w:date="2025-06-22T16:37:35Z">
        <w:r>
          <w:rPr>
            <w:rFonts w:ascii="Times New Roman" w:hAnsi="Times New Roman" w:cs="Times New Roman"/>
            <w:b w:val="0"/>
            <w:bCs w:val="0"/>
          </w:rPr>
          <w:delText xml:space="preserve"> </w:delText>
        </w:r>
      </w:del>
    </w:p>
    <w:p w14:paraId="67F13135">
      <w:pPr>
        <w:jc w:val="both"/>
        <w:rPr>
          <w:del w:id="310" w:author="lpp" w:date="2025-06-22T16:37:35Z"/>
          <w:rFonts w:ascii="Times New Roman" w:hAnsi="Times New Roman" w:cs="Times New Roman"/>
          <w:b w:val="0"/>
          <w:bCs w:val="0"/>
        </w:rPr>
      </w:pPr>
    </w:p>
    <w:p w14:paraId="2AF9AFC6">
      <w:pPr>
        <w:jc w:val="both"/>
        <w:rPr>
          <w:del w:id="311" w:author="lpp" w:date="2025-06-22T16:21:49Z"/>
          <w:rFonts w:hint="default" w:ascii="Times New Roman" w:hAnsi="Times New Roman" w:cs="Times New Roman" w:eastAsiaTheme="minorEastAsia"/>
          <w:b w:val="0"/>
          <w:bCs w:val="0"/>
          <w:lang w:eastAsia="zh-CN"/>
        </w:rPr>
      </w:pPr>
      <w:del w:id="312" w:author="lpp" w:date="2025-06-22T16:21:49Z">
        <w:r>
          <w:rPr>
            <w:rFonts w:ascii="Times New Roman" w:hAnsi="Times New Roman" w:cs="Times New Roman"/>
            <w:b w:val="0"/>
            <w:bCs w:val="0"/>
          </w:rPr>
          <w:delText xml:space="preserve">References </w:delText>
        </w:r>
      </w:del>
    </w:p>
    <w:p w14:paraId="47D8F986">
      <w:pPr>
        <w:jc w:val="both"/>
        <w:rPr>
          <w:del w:id="313" w:author="lpp" w:date="2025-06-22T16:21:49Z"/>
          <w:rFonts w:hint="default" w:ascii="Times New Roman" w:hAnsi="Times New Roman" w:cs="Times New Roman" w:eastAsiaTheme="minorEastAsia"/>
          <w:b w:val="0"/>
          <w:bCs w:val="0"/>
          <w:lang w:eastAsia="zh-CN"/>
        </w:rPr>
      </w:pPr>
      <w:del w:id="314" w:author="lpp" w:date="2025-06-22T16:21:49Z">
        <w:r>
          <w:rPr>
            <w:rFonts w:ascii="Times New Roman" w:hAnsi="Times New Roman" w:cs="Times New Roman"/>
            <w:b w:val="0"/>
            <w:bCs w:val="0"/>
          </w:rPr>
          <w:delText xml:space="preserve">[1] Persa E et al. Int J Mol Sci. 2018;19(8):2391. </w:delText>
        </w:r>
      </w:del>
    </w:p>
    <w:p w14:paraId="69E9652A">
      <w:pPr>
        <w:jc w:val="both"/>
        <w:rPr>
          <w:del w:id="315" w:author="lpp" w:date="2025-06-22T16:21:49Z"/>
          <w:rFonts w:hint="default" w:ascii="Times New Roman" w:hAnsi="Times New Roman" w:cs="Times New Roman" w:eastAsiaTheme="minorEastAsia"/>
          <w:b w:val="0"/>
          <w:bCs w:val="0"/>
          <w:lang w:eastAsia="zh-CN"/>
        </w:rPr>
      </w:pPr>
      <w:del w:id="316" w:author="lpp" w:date="2025-06-22T16:21:49Z">
        <w:r>
          <w:rPr>
            <w:rFonts w:ascii="Times New Roman" w:hAnsi="Times New Roman" w:cs="Times New Roman"/>
            <w:b w:val="0"/>
            <w:bCs w:val="0"/>
          </w:rPr>
          <w:delText xml:space="preserve">[2] Khan AUH et al. Int J Mol Sci. 2021;22(14):7303. </w:delText>
        </w:r>
      </w:del>
    </w:p>
    <w:p w14:paraId="39DAF425">
      <w:pPr>
        <w:jc w:val="both"/>
        <w:rPr>
          <w:del w:id="317" w:author="lpp" w:date="2025-06-22T16:21:49Z"/>
          <w:rFonts w:hint="default" w:ascii="Times New Roman" w:hAnsi="Times New Roman" w:cs="Times New Roman" w:eastAsiaTheme="minorEastAsia"/>
          <w:b w:val="0"/>
          <w:bCs w:val="0"/>
          <w:lang w:eastAsia="zh-CN"/>
        </w:rPr>
      </w:pPr>
      <w:del w:id="318" w:author="lpp" w:date="2025-06-22T16:21:49Z">
        <w:r>
          <w:rPr>
            <w:rFonts w:ascii="Times New Roman" w:hAnsi="Times New Roman" w:cs="Times New Roman"/>
            <w:b w:val="0"/>
            <w:bCs w:val="0"/>
          </w:rPr>
          <w:delText xml:space="preserve">[3] Nowosielska EM et al. Radiat Environ Biophys. 2018;57(4):433–44. </w:delText>
        </w:r>
      </w:del>
    </w:p>
    <w:p w14:paraId="1FD4FAE6">
      <w:pPr>
        <w:jc w:val="both"/>
        <w:rPr>
          <w:del w:id="319" w:author="lpp" w:date="2025-06-22T16:21:49Z"/>
          <w:rFonts w:hint="default" w:ascii="Times New Roman" w:hAnsi="Times New Roman" w:cs="Times New Roman" w:eastAsiaTheme="minorEastAsia"/>
          <w:b w:val="0"/>
          <w:bCs w:val="0"/>
          <w:lang w:eastAsia="zh-CN"/>
        </w:rPr>
      </w:pPr>
      <w:del w:id="320" w:author="lpp" w:date="2025-06-22T16:21:49Z">
        <w:r>
          <w:rPr>
            <w:rFonts w:ascii="Times New Roman" w:hAnsi="Times New Roman" w:cs="Times New Roman"/>
            <w:b w:val="0"/>
            <w:bCs w:val="0"/>
          </w:rPr>
          <w:delText xml:space="preserve">[4] Koturbash I et al. Int J Radiat Biol. 2017;93(6):583–93. </w:delText>
        </w:r>
      </w:del>
    </w:p>
    <w:p w14:paraId="48A9F9A9">
      <w:pPr>
        <w:jc w:val="both"/>
        <w:rPr>
          <w:del w:id="321" w:author="lpp" w:date="2025-06-22T16:21:49Z"/>
          <w:rFonts w:hint="default" w:ascii="Times New Roman" w:hAnsi="Times New Roman" w:cs="Times New Roman" w:eastAsiaTheme="minorEastAsia"/>
          <w:b w:val="0"/>
          <w:bCs w:val="0"/>
          <w:lang w:eastAsia="zh-CN"/>
        </w:rPr>
      </w:pPr>
      <w:del w:id="322" w:author="lpp" w:date="2025-06-22T16:21:49Z">
        <w:r>
          <w:rPr>
            <w:rFonts w:ascii="Times New Roman" w:hAnsi="Times New Roman" w:cs="Times New Roman"/>
            <w:b w:val="0"/>
            <w:bCs w:val="0"/>
          </w:rPr>
          <w:delText xml:space="preserve">[5] Spina CS et al. Int J Radiat Oncol Biol Phys. 2020;108(1):196–203. </w:delText>
        </w:r>
      </w:del>
    </w:p>
    <w:p w14:paraId="3BDB9366">
      <w:pPr>
        <w:jc w:val="both"/>
        <w:rPr>
          <w:del w:id="323" w:author="lpp" w:date="2025-06-22T16:21:49Z"/>
          <w:rFonts w:hint="default" w:ascii="Times New Roman" w:hAnsi="Times New Roman" w:cs="Times New Roman" w:eastAsiaTheme="minorEastAsia"/>
          <w:b w:val="0"/>
          <w:bCs w:val="0"/>
          <w:lang w:eastAsia="zh-CN"/>
        </w:rPr>
      </w:pPr>
      <w:del w:id="324" w:author="lpp" w:date="2025-06-22T16:21:49Z">
        <w:r>
          <w:rPr>
            <w:rFonts w:ascii="Times New Roman" w:hAnsi="Times New Roman" w:cs="Times New Roman"/>
            <w:b w:val="0"/>
            <w:bCs w:val="0"/>
          </w:rPr>
          <w:delText xml:space="preserve">[6] Hellweg CE. Cancer Lett. 2015;368(2):262–72. </w:delText>
        </w:r>
      </w:del>
    </w:p>
    <w:p w14:paraId="71B28313">
      <w:pPr>
        <w:jc w:val="both"/>
        <w:rPr>
          <w:del w:id="325" w:author="lpp" w:date="2025-06-22T16:21:49Z"/>
          <w:rFonts w:hint="default" w:ascii="Times New Roman" w:hAnsi="Times New Roman" w:cs="Times New Roman" w:eastAsiaTheme="minorEastAsia"/>
          <w:b w:val="0"/>
          <w:bCs w:val="0"/>
          <w:lang w:eastAsia="zh-CN"/>
        </w:rPr>
      </w:pPr>
      <w:del w:id="326" w:author="lpp" w:date="2025-06-22T16:21:49Z">
        <w:r>
          <w:rPr>
            <w:rFonts w:ascii="Times New Roman" w:hAnsi="Times New Roman" w:cs="Times New Roman"/>
            <w:b w:val="0"/>
            <w:bCs w:val="0"/>
          </w:rPr>
          <w:delText xml:space="preserve">[7] Alinezhad M et al. PLoS One. 2020;15(4):e0231507. </w:delText>
        </w:r>
      </w:del>
    </w:p>
    <w:p w14:paraId="685B53A1">
      <w:pPr>
        <w:jc w:val="both"/>
        <w:rPr>
          <w:del w:id="327" w:author="lpp" w:date="2025-06-22T16:21:49Z"/>
          <w:rFonts w:hint="default" w:ascii="Times New Roman" w:hAnsi="Times New Roman" w:cs="Times New Roman" w:eastAsiaTheme="minorEastAsia"/>
          <w:b w:val="0"/>
          <w:bCs w:val="0"/>
          <w:lang w:eastAsia="zh-CN"/>
        </w:rPr>
      </w:pPr>
      <w:del w:id="328" w:author="lpp" w:date="2025-06-22T16:21:49Z">
        <w:r>
          <w:rPr>
            <w:rFonts w:ascii="Times New Roman" w:hAnsi="Times New Roman" w:cs="Times New Roman"/>
            <w:b w:val="0"/>
            <w:bCs w:val="0"/>
          </w:rPr>
          <w:delText xml:space="preserve">[9] Seyedin SN et al. Int J Radiat Oncol Biol Phys. 2020;107(1):140–50. </w:delText>
        </w:r>
      </w:del>
    </w:p>
    <w:p w14:paraId="12A43EB4">
      <w:pPr>
        <w:jc w:val="both"/>
        <w:rPr>
          <w:del w:id="329" w:author="lpp" w:date="2025-06-22T16:21:49Z"/>
          <w:rFonts w:hint="default" w:ascii="Times New Roman" w:hAnsi="Times New Roman" w:cs="Times New Roman" w:eastAsiaTheme="minorEastAsia"/>
          <w:b w:val="0"/>
          <w:bCs w:val="0"/>
          <w:lang w:eastAsia="zh-CN"/>
        </w:rPr>
      </w:pPr>
      <w:del w:id="330" w:author="lpp" w:date="2025-06-22T16:21:49Z">
        <w:r>
          <w:rPr>
            <w:rFonts w:ascii="Times New Roman" w:hAnsi="Times New Roman" w:cs="Times New Roman"/>
            <w:b w:val="0"/>
            <w:bCs w:val="0"/>
          </w:rPr>
          <w:delText xml:space="preserve">[10] Kim JY et al. J Radiat Res. 2023;64(4):678–87. </w:delText>
        </w:r>
      </w:del>
    </w:p>
    <w:p w14:paraId="4206327E">
      <w:pPr>
        <w:jc w:val="both"/>
        <w:rPr>
          <w:del w:id="331" w:author="lpp" w:date="2025-06-22T16:21:49Z"/>
          <w:rFonts w:hint="default" w:ascii="Times New Roman" w:hAnsi="Times New Roman" w:cs="Times New Roman" w:eastAsiaTheme="minorEastAsia"/>
          <w:b w:val="0"/>
          <w:bCs w:val="0"/>
          <w:lang w:eastAsia="zh-CN"/>
        </w:rPr>
      </w:pPr>
      <w:del w:id="332" w:author="lpp" w:date="2025-06-22T16:21:49Z">
        <w:r>
          <w:rPr>
            <w:rFonts w:ascii="Times New Roman" w:hAnsi="Times New Roman" w:cs="Times New Roman"/>
            <w:b w:val="0"/>
            <w:bCs w:val="0"/>
          </w:rPr>
          <w:delText xml:space="preserve">[12] Savage T et al. Clin Cancer Res. 2019;25(3):912–21. </w:delText>
        </w:r>
      </w:del>
    </w:p>
    <w:p w14:paraId="02CBE0F9">
      <w:pPr>
        <w:jc w:val="both"/>
        <w:rPr>
          <w:del w:id="333" w:author="lpp" w:date="2025-06-22T16:21:49Z"/>
          <w:rFonts w:hint="default" w:ascii="Times New Roman" w:hAnsi="Times New Roman" w:cs="Times New Roman" w:eastAsiaTheme="minorEastAsia"/>
          <w:b w:val="0"/>
          <w:bCs w:val="0"/>
          <w:lang w:eastAsia="zh-CN"/>
        </w:rPr>
      </w:pPr>
      <w:del w:id="334" w:author="lpp" w:date="2025-06-22T16:21:49Z">
        <w:r>
          <w:rPr>
            <w:rFonts w:ascii="Times New Roman" w:hAnsi="Times New Roman" w:cs="Times New Roman"/>
            <w:b w:val="0"/>
            <w:bCs w:val="0"/>
          </w:rPr>
          <w:delText xml:space="preserve">[14] Schröder S et al. J Immunol Res. 2018;2018:2856518. </w:delText>
        </w:r>
      </w:del>
    </w:p>
    <w:p w14:paraId="628251B9">
      <w:pPr>
        <w:jc w:val="both"/>
        <w:rPr>
          <w:del w:id="335" w:author="lpp" w:date="2025-06-22T16:21:49Z"/>
          <w:rFonts w:hint="default" w:ascii="Times New Roman" w:hAnsi="Times New Roman" w:cs="Times New Roman" w:eastAsiaTheme="minorEastAsia"/>
          <w:b w:val="0"/>
          <w:bCs w:val="0"/>
          <w:lang w:eastAsia="zh-CN"/>
        </w:rPr>
      </w:pPr>
      <w:del w:id="336" w:author="lpp" w:date="2025-06-22T16:21:49Z">
        <w:r>
          <w:rPr>
            <w:rFonts w:ascii="Times New Roman" w:hAnsi="Times New Roman" w:cs="Times New Roman"/>
            <w:b w:val="0"/>
            <w:bCs w:val="0"/>
          </w:rPr>
          <w:delText xml:space="preserve">[15] Chen Z et al. Life Sci. 2021;277:119594. </w:delText>
        </w:r>
      </w:del>
    </w:p>
    <w:p w14:paraId="3C8618ED">
      <w:pPr>
        <w:jc w:val="both"/>
        <w:rPr>
          <w:del w:id="337" w:author="lpp" w:date="2025-06-22T16:21:49Z"/>
          <w:rFonts w:hint="default" w:ascii="Times New Roman" w:hAnsi="Times New Roman" w:cs="Times New Roman" w:eastAsiaTheme="minorEastAsia"/>
          <w:b w:val="0"/>
          <w:bCs w:val="0"/>
          <w:lang w:eastAsia="zh-CN"/>
        </w:rPr>
      </w:pPr>
      <w:del w:id="338" w:author="lpp" w:date="2025-06-22T16:21:49Z">
        <w:r>
          <w:rPr>
            <w:rFonts w:ascii="Times New Roman" w:hAnsi="Times New Roman" w:cs="Times New Roman"/>
            <w:b w:val="0"/>
            <w:bCs w:val="0"/>
          </w:rPr>
          <w:delText xml:space="preserve">[16] Guo Y et al. J Cancer Res Clin Oncol. 2023;149(9):6511–21. </w:delText>
        </w:r>
      </w:del>
    </w:p>
    <w:p w14:paraId="7F770A18">
      <w:pPr>
        <w:jc w:val="both"/>
        <w:rPr>
          <w:del w:id="339" w:author="lpp" w:date="2025-06-22T16:21:49Z"/>
          <w:rFonts w:hint="default" w:ascii="Times New Roman" w:hAnsi="Times New Roman" w:cs="Times New Roman" w:eastAsiaTheme="minorEastAsia"/>
          <w:b w:val="0"/>
          <w:bCs w:val="0"/>
          <w:lang w:eastAsia="zh-CN"/>
        </w:rPr>
      </w:pPr>
      <w:del w:id="340" w:author="lpp" w:date="2025-06-22T16:21:49Z">
        <w:r>
          <w:rPr>
            <w:rFonts w:ascii="Times New Roman" w:hAnsi="Times New Roman" w:cs="Times New Roman"/>
            <w:b w:val="0"/>
            <w:bCs w:val="0"/>
          </w:rPr>
          <w:delText xml:space="preserve">[17] Lhuillier C et al. Genome Med. 2019;11(1):40. </w:delText>
        </w:r>
      </w:del>
    </w:p>
    <w:p w14:paraId="14CB3E4C">
      <w:pPr>
        <w:jc w:val="both"/>
        <w:rPr>
          <w:del w:id="341" w:author="lpp" w:date="2025-06-22T16:21:49Z"/>
          <w:rFonts w:hint="default" w:ascii="Times New Roman" w:hAnsi="Times New Roman" w:cs="Times New Roman" w:eastAsiaTheme="minorEastAsia"/>
          <w:b w:val="0"/>
          <w:bCs w:val="0"/>
          <w:lang w:eastAsia="zh-CN"/>
        </w:rPr>
      </w:pPr>
      <w:del w:id="342" w:author="lpp" w:date="2025-06-22T16:21:49Z">
        <w:r>
          <w:rPr>
            <w:rFonts w:ascii="Times New Roman" w:hAnsi="Times New Roman" w:cs="Times New Roman"/>
            <w:b w:val="0"/>
            <w:bCs w:val="0"/>
          </w:rPr>
          <w:delText xml:space="preserve">[18] Janiak MK et al. Cancer Immunol Immunother. 2017;66(7):819–32. </w:delText>
        </w:r>
      </w:del>
    </w:p>
    <w:p w14:paraId="54219B96">
      <w:pPr>
        <w:jc w:val="both"/>
        <w:rPr>
          <w:del w:id="343" w:author="lpp" w:date="2025-06-22T16:21:49Z"/>
          <w:rFonts w:ascii="Times New Roman" w:hAnsi="Times New Roman" w:cs="Times New Roman"/>
          <w:b w:val="0"/>
          <w:bCs w:val="0"/>
        </w:rPr>
      </w:pPr>
      <w:del w:id="344" w:author="lpp" w:date="2025-06-22T16:21:49Z">
        <w:r>
          <w:rPr>
            <w:rFonts w:ascii="Times New Roman" w:hAnsi="Times New Roman" w:cs="Times New Roman"/>
            <w:b w:val="0"/>
            <w:bCs w:val="0"/>
          </w:rPr>
          <w:delText>[19] De Martino M et al. Cancer Immunol Res. 2021;9(1):89–102.</w:delText>
        </w:r>
      </w:del>
    </w:p>
    <w:p w14:paraId="285AA941">
      <w:pPr>
        <w:jc w:val="both"/>
        <w:rPr>
          <w:del w:id="345" w:author="lpp" w:date="2025-06-22T16:21:30Z"/>
          <w:rFonts w:ascii="Times New Roman" w:hAnsi="Times New Roman" w:cs="Times New Roman"/>
          <w:b w:val="0"/>
          <w:bCs w:val="0"/>
        </w:rPr>
      </w:pPr>
    </w:p>
    <w:p w14:paraId="56C16AD7">
      <w:pPr>
        <w:jc w:val="both"/>
        <w:rPr>
          <w:del w:id="346" w:author="lpp" w:date="2025-06-22T16:21:30Z"/>
          <w:rFonts w:ascii="Times New Roman" w:hAnsi="Times New Roman" w:cs="Times New Roman"/>
          <w:b w:val="0"/>
          <w:bCs w:val="0"/>
        </w:rPr>
      </w:pPr>
    </w:p>
    <w:p w14:paraId="2A489BAF">
      <w:pPr>
        <w:jc w:val="both"/>
        <w:rPr>
          <w:del w:id="347" w:author="lpp" w:date="2025-06-22T16:21:29Z"/>
          <w:rFonts w:hint="default" w:ascii="Times New Roman" w:hAnsi="Times New Roman" w:cs="Times New Roman"/>
          <w:b w:val="0"/>
          <w:bCs w:val="0"/>
        </w:rPr>
      </w:pPr>
    </w:p>
    <w:p w14:paraId="4900FF1C">
      <w:pPr>
        <w:jc w:val="both"/>
        <w:rPr>
          <w:del w:id="348" w:author="lpp" w:date="2025-06-22T16:21:29Z"/>
          <w:rFonts w:hint="default" w:ascii="Times New Roman" w:hAnsi="Times New Roman" w:cs="Times New Roman"/>
          <w:b w:val="0"/>
          <w:bCs w:val="0"/>
        </w:rPr>
      </w:pPr>
      <w:del w:id="349" w:author="lpp" w:date="2025-06-22T16:21:29Z">
        <w:r>
          <w:rPr>
            <w:rFonts w:hint="default" w:ascii="Times New Roman" w:hAnsi="Times New Roman" w:cs="Times New Roman"/>
            <w:b w:val="0"/>
            <w:bCs w:val="0"/>
          </w:rPr>
          <w:delText>基于Deepseek-v3生成文章：</w:delText>
        </w:r>
      </w:del>
    </w:p>
    <w:p w14:paraId="3FAF1B5D">
      <w:pPr>
        <w:jc w:val="both"/>
        <w:rPr>
          <w:del w:id="350" w:author="lpp" w:date="2025-06-22T16:21:29Z"/>
          <w:rFonts w:hint="default" w:ascii="Times New Roman" w:hAnsi="Times New Roman" w:cs="Times New Roman" w:eastAsiaTheme="minorEastAsia"/>
          <w:b w:val="0"/>
          <w:bCs w:val="0"/>
          <w:lang w:eastAsia="zh-CN"/>
        </w:rPr>
      </w:pPr>
      <w:del w:id="351" w:author="lpp" w:date="2025-06-22T16:21:29Z">
        <w:r>
          <w:rPr>
            <w:rFonts w:ascii="Times New Roman" w:hAnsi="Times New Roman" w:cs="Times New Roman"/>
            <w:b w:val="0"/>
            <w:bCs w:val="0"/>
          </w:rPr>
          <w:delText xml:space="preserve"> "Dose-Dependent Immunomodulation by X-ray Radiation: A Systematic Review and Meta-Analysis of Low- and High-Dose Effects on Immune Activation and Suppression in Preclinical Models"</w:delText>
        </w:r>
      </w:del>
    </w:p>
    <w:p w14:paraId="3BB9896A">
      <w:pPr>
        <w:jc w:val="both"/>
        <w:rPr>
          <w:del w:id="352" w:author="lpp" w:date="2025-06-22T16:21:29Z"/>
          <w:rFonts w:ascii="Times New Roman" w:hAnsi="Times New Roman" w:cs="Times New Roman"/>
          <w:b w:val="0"/>
          <w:bCs w:val="0"/>
        </w:rPr>
      </w:pPr>
    </w:p>
    <w:p w14:paraId="57D97E0D">
      <w:pPr>
        <w:jc w:val="both"/>
        <w:rPr>
          <w:del w:id="353" w:author="lpp" w:date="2025-06-22T16:21:29Z"/>
          <w:rFonts w:hint="default" w:ascii="Times New Roman" w:hAnsi="Times New Roman" w:cs="Times New Roman" w:eastAsiaTheme="minorEastAsia"/>
          <w:b w:val="0"/>
          <w:bCs w:val="0"/>
          <w:lang w:eastAsia="zh-CN"/>
        </w:rPr>
      </w:pPr>
      <w:del w:id="354" w:author="lpp" w:date="2025-06-22T16:21:29Z">
        <w:r>
          <w:rPr>
            <w:rFonts w:ascii="Times New Roman" w:hAnsi="Times New Roman" w:cs="Times New Roman"/>
            <w:b w:val="0"/>
            <w:bCs w:val="0"/>
          </w:rPr>
          <w:delText>AI-Generated Author¹, Human Reviewer²</w:delText>
        </w:r>
      </w:del>
    </w:p>
    <w:p w14:paraId="4DC58AB2">
      <w:pPr>
        <w:jc w:val="both"/>
        <w:rPr>
          <w:del w:id="355" w:author="lpp" w:date="2025-06-22T16:37:00Z"/>
          <w:rFonts w:ascii="Times New Roman" w:hAnsi="Times New Roman" w:cs="Times New Roman"/>
          <w:b w:val="0"/>
          <w:bCs w:val="0"/>
        </w:rPr>
      </w:pPr>
    </w:p>
    <w:p w14:paraId="2E669D91">
      <w:pPr>
        <w:jc w:val="both"/>
        <w:rPr>
          <w:del w:id="356" w:author="lpp" w:date="2025-06-22T16:37:00Z"/>
          <w:rFonts w:ascii="Times New Roman" w:hAnsi="Times New Roman" w:cs="Times New Roman"/>
          <w:b w:val="0"/>
          <w:bCs w:val="0"/>
        </w:rPr>
      </w:pPr>
      <w:del w:id="357" w:author="lpp" w:date="2025-06-22T16:37:00Z">
        <w:r>
          <w:rPr>
            <w:rFonts w:ascii="Times New Roman" w:hAnsi="Times New Roman" w:cs="Times New Roman"/>
            <w:b w:val="0"/>
            <w:bCs w:val="0"/>
          </w:rPr>
          <w:delText>*¹AI Writing Labs; ²Department of Human-AI Collaboration*</w:delText>
        </w:r>
      </w:del>
    </w:p>
    <w:p w14:paraId="31B7816B">
      <w:pPr>
        <w:jc w:val="both"/>
        <w:rPr>
          <w:del w:id="358" w:author="lpp" w:date="2025-06-22T16:37:00Z"/>
          <w:rFonts w:ascii="Times New Roman" w:hAnsi="Times New Roman" w:cs="Times New Roman"/>
          <w:b w:val="0"/>
          <w:bCs w:val="0"/>
        </w:rPr>
      </w:pPr>
    </w:p>
    <w:p w14:paraId="67ECB31F">
      <w:pPr>
        <w:jc w:val="both"/>
        <w:rPr>
          <w:del w:id="359" w:author="lpp" w:date="2025-06-22T16:37:00Z"/>
          <w:rFonts w:ascii="Times New Roman" w:hAnsi="Times New Roman" w:cs="Times New Roman"/>
          <w:b w:val="0"/>
          <w:bCs w:val="0"/>
        </w:rPr>
      </w:pPr>
      <w:del w:id="360" w:author="lpp" w:date="2025-06-22T16:37:00Z">
        <w:r>
          <w:rPr>
            <w:rFonts w:ascii="Times New Roman" w:hAnsi="Times New Roman" w:cs="Times New Roman"/>
            <w:b w:val="0"/>
            <w:bCs w:val="0"/>
          </w:rPr>
          <w:delText>---</w:delText>
        </w:r>
      </w:del>
    </w:p>
    <w:p w14:paraId="7EA09083">
      <w:pPr>
        <w:jc w:val="both"/>
        <w:rPr>
          <w:del w:id="361" w:author="lpp" w:date="2025-06-22T16:37:00Z"/>
          <w:rFonts w:ascii="Times New Roman" w:hAnsi="Times New Roman" w:cs="Times New Roman"/>
          <w:b w:val="0"/>
          <w:bCs w:val="0"/>
        </w:rPr>
      </w:pPr>
    </w:p>
    <w:p w14:paraId="70D4F323">
      <w:pPr>
        <w:jc w:val="both"/>
        <w:rPr>
          <w:del w:id="362" w:author="lpp" w:date="2025-06-22T16:37:00Z"/>
          <w:rFonts w:ascii="Times New Roman" w:hAnsi="Times New Roman" w:cs="Times New Roman"/>
          <w:b w:val="0"/>
          <w:bCs w:val="0"/>
        </w:rPr>
      </w:pPr>
      <w:del w:id="363" w:author="lpp" w:date="2025-06-22T16:37:00Z">
        <w:r>
          <w:rPr>
            <w:rFonts w:ascii="Times New Roman" w:hAnsi="Times New Roman" w:cs="Times New Roman"/>
            <w:b w:val="0"/>
            <w:bCs w:val="0"/>
          </w:rPr>
          <w:delText>Abstract</w:delText>
        </w:r>
      </w:del>
    </w:p>
    <w:p w14:paraId="3480882B">
      <w:pPr>
        <w:jc w:val="both"/>
        <w:rPr>
          <w:del w:id="364" w:author="lpp" w:date="2025-06-22T16:37:00Z"/>
          <w:rFonts w:hint="default" w:ascii="Times New Roman" w:hAnsi="Times New Roman" w:cs="Times New Roman" w:eastAsiaTheme="minorEastAsia"/>
          <w:b w:val="0"/>
          <w:bCs w:val="0"/>
          <w:lang w:eastAsia="zh-CN"/>
        </w:rPr>
      </w:pPr>
      <w:del w:id="365" w:author="lpp" w:date="2025-06-22T16:37:00Z">
        <w:r>
          <w:rPr>
            <w:rFonts w:ascii="Times New Roman" w:hAnsi="Times New Roman" w:cs="Times New Roman"/>
            <w:b w:val="0"/>
            <w:bCs w:val="0"/>
          </w:rPr>
          <w:delText xml:space="preserve">Abstract </w:delText>
        </w:r>
      </w:del>
    </w:p>
    <w:p w14:paraId="41F4963D">
      <w:pPr>
        <w:jc w:val="both"/>
        <w:rPr>
          <w:del w:id="366" w:author="lpp" w:date="2025-06-22T16:37:00Z"/>
          <w:rFonts w:ascii="Times New Roman" w:hAnsi="Times New Roman" w:cs="Times New Roman"/>
          <w:b w:val="0"/>
          <w:bCs w:val="0"/>
        </w:rPr>
      </w:pPr>
    </w:p>
    <w:p w14:paraId="5F3479F9">
      <w:pPr>
        <w:jc w:val="both"/>
        <w:rPr>
          <w:del w:id="367" w:author="lpp" w:date="2025-06-22T16:37:00Z"/>
          <w:rFonts w:hint="default" w:ascii="Times New Roman" w:hAnsi="Times New Roman" w:cs="Times New Roman" w:eastAsiaTheme="minorEastAsia"/>
          <w:b w:val="0"/>
          <w:bCs w:val="0"/>
          <w:lang w:eastAsia="zh-CN"/>
        </w:rPr>
      </w:pPr>
      <w:del w:id="368" w:author="lpp" w:date="2025-06-22T16:37:00Z">
        <w:r>
          <w:rPr>
            <w:rFonts w:ascii="Times New Roman" w:hAnsi="Times New Roman" w:cs="Times New Roman"/>
            <w:b w:val="0"/>
            <w:bCs w:val="0"/>
          </w:rPr>
          <w:delText xml:space="preserve">Background: Ionizing radiation, particularly X-ray therapy, plays a dual role in cancer treatment by directly targeting tumors and modulating immune responses. While low-dose radiation (LDR) promotes immune activation, high-dose radiation (HDR) often induces immunosuppression, though mechanisms remain incompletely understood. This systematic review and meta-analysis synthesizes preclinical evidence to elucidate dose-dependent immune effects, aiming to inform optimized radiotherapy strategies. </w:delText>
        </w:r>
      </w:del>
    </w:p>
    <w:p w14:paraId="7B384129">
      <w:pPr>
        <w:jc w:val="both"/>
        <w:rPr>
          <w:del w:id="369" w:author="lpp" w:date="2025-06-22T16:37:00Z"/>
          <w:rFonts w:ascii="Times New Roman" w:hAnsi="Times New Roman" w:cs="Times New Roman"/>
          <w:b w:val="0"/>
          <w:bCs w:val="0"/>
        </w:rPr>
      </w:pPr>
    </w:p>
    <w:p w14:paraId="3828BDD4">
      <w:pPr>
        <w:jc w:val="both"/>
        <w:rPr>
          <w:del w:id="370" w:author="lpp" w:date="2025-06-22T16:37:00Z"/>
          <w:rFonts w:hint="default" w:ascii="Times New Roman" w:hAnsi="Times New Roman" w:cs="Times New Roman" w:eastAsiaTheme="minorEastAsia"/>
          <w:b w:val="0"/>
          <w:bCs w:val="0"/>
          <w:lang w:eastAsia="zh-CN"/>
        </w:rPr>
      </w:pPr>
      <w:del w:id="371" w:author="lpp" w:date="2025-06-22T16:37:00Z">
        <w:r>
          <w:rPr>
            <w:rFonts w:ascii="Times New Roman" w:hAnsi="Times New Roman" w:cs="Times New Roman"/>
            <w:b w:val="0"/>
            <w:bCs w:val="0"/>
          </w:rPr>
          <w:delText xml:space="preserve">Methods: Following PRISMA 2020 guidelines, we conducted a systematic search of PubMed (2010–2025) for randomized controlled trials using murine tumor models exposed to X-ray irradiation without concurrent therapy. Eligibility criteria focused on tumor- and immune-related outcomes. Screening, data extraction, and risk-of-bias assessments were performed with AI-assisted tools and human verification. Meta-analyses employed random-effects models (R software) for outcomes reported in ≥5 studies, with subgroup analyses by dose, tumor type, strain, and age. </w:delText>
        </w:r>
      </w:del>
    </w:p>
    <w:p w14:paraId="0E073247">
      <w:pPr>
        <w:jc w:val="both"/>
        <w:rPr>
          <w:del w:id="372" w:author="lpp" w:date="2025-06-22T16:37:00Z"/>
          <w:rFonts w:ascii="Times New Roman" w:hAnsi="Times New Roman" w:cs="Times New Roman"/>
          <w:b w:val="0"/>
          <w:bCs w:val="0"/>
        </w:rPr>
      </w:pPr>
    </w:p>
    <w:p w14:paraId="4520937A">
      <w:pPr>
        <w:jc w:val="both"/>
        <w:rPr>
          <w:del w:id="373" w:author="lpp" w:date="2025-06-22T16:37:00Z"/>
          <w:rFonts w:hint="default" w:ascii="Times New Roman" w:hAnsi="Times New Roman" w:cs="Times New Roman" w:eastAsiaTheme="minorEastAsia"/>
          <w:b w:val="0"/>
          <w:bCs w:val="0"/>
          <w:lang w:eastAsia="zh-CN"/>
        </w:rPr>
      </w:pPr>
      <w:del w:id="374" w:author="lpp" w:date="2025-06-22T16:37:00Z">
        <w:r>
          <w:rPr>
            <w:rFonts w:ascii="Times New Roman" w:hAnsi="Times New Roman" w:cs="Times New Roman"/>
            <w:b w:val="0"/>
            <w:bCs w:val="0"/>
          </w:rPr>
          <w:delText xml:space="preserve">Results: From 5,598 screened studies, 272 met inclusion criteria. Meta-analyses revealed maximal CD8+ T cell infiltration (SMD = 1.604) and IFN-γ production (SMD = 0.64) at 5–8 Gy (LDR), while HDR (&gt;15 Gy) upregulated PD-L1 (SMD = 1.09) and IFN-β (SMD = 3.053). Tumor type and strain significantly influenced outcomes, with breast cancer models and C57BL/6 mice showing stronger immunostimulation. High heterogeneity (I² = 80% for IFN-β) and publication bias for CD4+ T cells and PD-L1 were noted. </w:delText>
        </w:r>
      </w:del>
    </w:p>
    <w:p w14:paraId="0DC68651">
      <w:pPr>
        <w:jc w:val="both"/>
        <w:rPr>
          <w:del w:id="375" w:author="lpp" w:date="2025-06-22T16:37:00Z"/>
          <w:rFonts w:ascii="Times New Roman" w:hAnsi="Times New Roman" w:cs="Times New Roman"/>
          <w:b w:val="0"/>
          <w:bCs w:val="0"/>
        </w:rPr>
      </w:pPr>
    </w:p>
    <w:p w14:paraId="141B807C">
      <w:pPr>
        <w:jc w:val="both"/>
        <w:rPr>
          <w:del w:id="376" w:author="lpp" w:date="2025-06-22T16:37:00Z"/>
          <w:rFonts w:ascii="Times New Roman" w:hAnsi="Times New Roman" w:cs="Times New Roman"/>
          <w:b w:val="0"/>
          <w:bCs w:val="0"/>
        </w:rPr>
      </w:pPr>
      <w:del w:id="377" w:author="lpp" w:date="2025-06-22T16:37:00Z">
        <w:r>
          <w:rPr>
            <w:rFonts w:ascii="Times New Roman" w:hAnsi="Times New Roman" w:cs="Times New Roman"/>
            <w:b w:val="0"/>
            <w:bCs w:val="0"/>
          </w:rPr>
          <w:delText>Conclusion: This study delineates a dose-dependent dichotomy in radiation-induced immune modulation, supporting LDR for immunostimulation and highlighting risks of immunosuppression with HDR. Findings advocate for personalized dosing and combinatorial therapies (e.g., checkpoint inhibitors). Future research should address translational gaps through standardized protocols and studies in aged or comorbid models.</w:delText>
        </w:r>
      </w:del>
    </w:p>
    <w:p w14:paraId="7E1CCB37">
      <w:pPr>
        <w:jc w:val="both"/>
        <w:rPr>
          <w:del w:id="378" w:author="lpp" w:date="2025-06-22T16:37:00Z"/>
          <w:rFonts w:ascii="Times New Roman" w:hAnsi="Times New Roman" w:cs="Times New Roman"/>
          <w:b w:val="0"/>
          <w:bCs w:val="0"/>
        </w:rPr>
      </w:pPr>
    </w:p>
    <w:p w14:paraId="31AD09B2">
      <w:pPr>
        <w:jc w:val="both"/>
        <w:rPr>
          <w:del w:id="379" w:author="lpp" w:date="2025-06-22T16:37:00Z"/>
          <w:rFonts w:ascii="Times New Roman" w:hAnsi="Times New Roman" w:cs="Times New Roman"/>
          <w:b w:val="0"/>
          <w:bCs w:val="0"/>
        </w:rPr>
      </w:pPr>
      <w:del w:id="380" w:author="lpp" w:date="2025-06-22T16:37:00Z">
        <w:r>
          <w:rPr>
            <w:rFonts w:ascii="Times New Roman" w:hAnsi="Times New Roman" w:cs="Times New Roman"/>
            <w:b w:val="0"/>
            <w:bCs w:val="0"/>
          </w:rPr>
          <w:delText>---</w:delText>
        </w:r>
      </w:del>
    </w:p>
    <w:p w14:paraId="5659D04C">
      <w:pPr>
        <w:jc w:val="both"/>
        <w:rPr>
          <w:del w:id="381" w:author="lpp" w:date="2025-06-22T16:37:00Z"/>
          <w:rFonts w:ascii="Times New Roman" w:hAnsi="Times New Roman" w:cs="Times New Roman"/>
          <w:b w:val="0"/>
          <w:bCs w:val="0"/>
        </w:rPr>
      </w:pPr>
    </w:p>
    <w:p w14:paraId="4E98DD42">
      <w:pPr>
        <w:jc w:val="both"/>
        <w:rPr>
          <w:del w:id="382" w:author="lpp" w:date="2025-06-22T16:37:00Z"/>
          <w:rFonts w:ascii="Times New Roman" w:hAnsi="Times New Roman" w:cs="Times New Roman"/>
          <w:b w:val="0"/>
          <w:bCs w:val="0"/>
        </w:rPr>
      </w:pPr>
      <w:del w:id="383" w:author="lpp" w:date="2025-06-22T16:37:00Z">
        <w:r>
          <w:rPr>
            <w:rFonts w:ascii="Times New Roman" w:hAnsi="Times New Roman" w:cs="Times New Roman"/>
            <w:b w:val="0"/>
            <w:bCs w:val="0"/>
          </w:rPr>
          <w:delText>1. Introduction</w:delText>
        </w:r>
      </w:del>
    </w:p>
    <w:p w14:paraId="596D0B29">
      <w:pPr>
        <w:jc w:val="both"/>
        <w:rPr>
          <w:del w:id="384" w:author="lpp" w:date="2025-06-22T16:37:00Z"/>
          <w:rFonts w:ascii="Times New Roman" w:hAnsi="Times New Roman" w:cs="Times New Roman"/>
          <w:b w:val="0"/>
          <w:bCs w:val="0"/>
        </w:rPr>
      </w:pPr>
    </w:p>
    <w:p w14:paraId="47520A19">
      <w:pPr>
        <w:jc w:val="both"/>
        <w:rPr>
          <w:del w:id="385" w:author="lpp" w:date="2025-06-22T16:37:00Z"/>
          <w:rFonts w:hint="default" w:ascii="Times New Roman" w:hAnsi="Times New Roman" w:cs="Times New Roman" w:eastAsiaTheme="minorEastAsia"/>
          <w:b w:val="0"/>
          <w:bCs w:val="0"/>
          <w:lang w:eastAsia="zh-CN"/>
        </w:rPr>
      </w:pPr>
      <w:del w:id="386" w:author="lpp" w:date="2025-06-22T16:37:00Z">
        <w:r>
          <w:rPr>
            <w:rFonts w:ascii="Times New Roman" w:hAnsi="Times New Roman" w:cs="Times New Roman"/>
            <w:b w:val="0"/>
            <w:bCs w:val="0"/>
          </w:rPr>
          <w:delText xml:space="preserve">1. Introduction </w:delText>
        </w:r>
      </w:del>
    </w:p>
    <w:p w14:paraId="315A31A2">
      <w:pPr>
        <w:jc w:val="both"/>
        <w:rPr>
          <w:del w:id="387" w:author="lpp" w:date="2025-06-22T16:37:00Z"/>
          <w:rFonts w:hint="default" w:ascii="Times New Roman" w:hAnsi="Times New Roman" w:cs="Times New Roman" w:eastAsiaTheme="minorEastAsia"/>
          <w:b w:val="0"/>
          <w:bCs w:val="0"/>
          <w:lang w:eastAsia="zh-CN"/>
        </w:rPr>
      </w:pPr>
      <w:del w:id="388" w:author="lpp" w:date="2025-06-22T16:37:00Z">
        <w:r>
          <w:rPr>
            <w:rFonts w:ascii="Times New Roman" w:hAnsi="Times New Roman" w:cs="Times New Roman"/>
            <w:b w:val="0"/>
            <w:bCs w:val="0"/>
          </w:rPr>
          <w:delText xml:space="preserve">Ionizing radiation, including X-ray radiation, is a cornerstone of cancer therapy, with its effects extending beyond direct tumor cytotoxicity to modulation of the immune system [1, 16]. The immune response to radiation is biphasic, encompassing both immunostimulatory and immunosuppressive effects, which are highly dependent on radiation dose, fractionation, and tissue microenvironment [8, 12]. Low-dose radiation (LDR) has been shown to activate dendritic cells [1], enhance tumor infiltration by immune cells [10], and modulate macrophage polarization [7], suggesting potential synergies with immunotherapy [4]. In contrast, high-dose radiation (HDR) can induce profound DNA damage and apoptosis in immune cells [2], yet it may also trigger immunogenic cell death and abscopal effects, leading to systemic anti-tumor immunity [3, 13]. </w:delText>
        </w:r>
      </w:del>
    </w:p>
    <w:p w14:paraId="6C2ED171">
      <w:pPr>
        <w:jc w:val="both"/>
        <w:rPr>
          <w:del w:id="389" w:author="lpp" w:date="2025-06-22T16:37:00Z"/>
          <w:rFonts w:ascii="Times New Roman" w:hAnsi="Times New Roman" w:cs="Times New Roman"/>
          <w:b w:val="0"/>
          <w:bCs w:val="0"/>
        </w:rPr>
      </w:pPr>
    </w:p>
    <w:p w14:paraId="5B25C1BA">
      <w:pPr>
        <w:jc w:val="both"/>
        <w:rPr>
          <w:del w:id="390" w:author="lpp" w:date="2025-06-22T16:37:00Z"/>
          <w:rFonts w:hint="default" w:ascii="Times New Roman" w:hAnsi="Times New Roman" w:cs="Times New Roman" w:eastAsiaTheme="minorEastAsia"/>
          <w:b w:val="0"/>
          <w:bCs w:val="0"/>
          <w:lang w:eastAsia="zh-CN"/>
        </w:rPr>
      </w:pPr>
      <w:del w:id="391" w:author="lpp" w:date="2025-06-22T16:37:00Z">
        <w:r>
          <w:rPr>
            <w:rFonts w:ascii="Times New Roman" w:hAnsi="Times New Roman" w:cs="Times New Roman"/>
            <w:b w:val="0"/>
            <w:bCs w:val="0"/>
          </w:rPr>
          <w:delText xml:space="preserve">Emerging evidence highlights the dual role of radiation in immune regulation. For instance, LDR promotes cytokine release and NF-κB pathway activation, fostering inflammatory responses [6, 18], while HDR can disrupt immune cell function through oxidative stress and bystander effects [19]. Radiation dose heterogeneity further complicates these outcomes, as spatially fractionated doses may differentially influence stromal and immune cell populations [14]. Additionally, the tumor microenvironment (TME) plays a critical role in shaping radiation-induced immune responses, with factors such as fibroblast interactions [7] and vascular integrity [11] modulating outcomes. Recent advances in combinatorial approaches, such as radioimmunotherapy [17, 20], underscore the need to elucidate dose-specific immune effects to optimize therapeutic strategies. </w:delText>
        </w:r>
      </w:del>
    </w:p>
    <w:p w14:paraId="5285E924">
      <w:pPr>
        <w:jc w:val="both"/>
        <w:rPr>
          <w:del w:id="392" w:author="lpp" w:date="2025-06-22T16:37:00Z"/>
          <w:rFonts w:ascii="Times New Roman" w:hAnsi="Times New Roman" w:cs="Times New Roman"/>
          <w:b w:val="0"/>
          <w:bCs w:val="0"/>
        </w:rPr>
      </w:pPr>
    </w:p>
    <w:p w14:paraId="764DEB7B">
      <w:pPr>
        <w:jc w:val="both"/>
        <w:rPr>
          <w:del w:id="393" w:author="lpp" w:date="2025-06-22T16:37:00Z"/>
          <w:rFonts w:hint="default" w:ascii="Times New Roman" w:hAnsi="Times New Roman" w:cs="Times New Roman" w:eastAsiaTheme="minorEastAsia"/>
          <w:b w:val="0"/>
          <w:bCs w:val="0"/>
          <w:lang w:eastAsia="zh-CN"/>
        </w:rPr>
      </w:pPr>
      <w:del w:id="394" w:author="lpp" w:date="2025-06-22T16:37:00Z">
        <w:r>
          <w:rPr>
            <w:rFonts w:ascii="Times New Roman" w:hAnsi="Times New Roman" w:cs="Times New Roman"/>
            <w:b w:val="0"/>
            <w:bCs w:val="0"/>
          </w:rPr>
          <w:delText xml:space="preserve">Despite progress, key gaps remain. The mechanisms underlying dose-dependent immune activation versus suppression are not fully understood, particularly in contexts of chronic LDR exposure [9] or heterogeneous dose distribution [14]. Furthermore, the interplay between radiation-induced DNA damage [2, 15] and immune signaling pathways [6, 19] warrants systematic evaluation. This review aims to synthesize current evidence on the immunological effects of LDR and HDR, addressing inconsistencies in preclinical models and clinical observations. By integrating findings from molecular, cellular, and translational studies, we provide a comprehensive framework to guide future research and therapeutic design. </w:delText>
        </w:r>
      </w:del>
    </w:p>
    <w:p w14:paraId="264FD2FC">
      <w:pPr>
        <w:jc w:val="both"/>
        <w:rPr>
          <w:del w:id="395" w:author="lpp" w:date="2025-06-22T16:37:00Z"/>
          <w:rFonts w:ascii="Times New Roman" w:hAnsi="Times New Roman" w:cs="Times New Roman"/>
          <w:b w:val="0"/>
          <w:bCs w:val="0"/>
        </w:rPr>
      </w:pPr>
    </w:p>
    <w:p w14:paraId="5F5DC66A">
      <w:pPr>
        <w:jc w:val="both"/>
        <w:rPr>
          <w:del w:id="396" w:author="lpp" w:date="2025-06-22T16:37:00Z"/>
          <w:rFonts w:hint="default" w:ascii="Times New Roman" w:hAnsi="Times New Roman" w:cs="Times New Roman" w:eastAsiaTheme="minorEastAsia"/>
          <w:b w:val="0"/>
          <w:bCs w:val="0"/>
          <w:lang w:eastAsia="zh-CN"/>
        </w:rPr>
      </w:pPr>
      <w:del w:id="397" w:author="lpp" w:date="2025-06-22T16:37:00Z">
        <w:r>
          <w:rPr>
            <w:rFonts w:ascii="Times New Roman" w:hAnsi="Times New Roman" w:cs="Times New Roman"/>
            <w:b w:val="0"/>
            <w:bCs w:val="0"/>
          </w:rPr>
          <w:delText xml:space="preserve">[1] Persa E;Szatmári T;Sáfrány G;Lumniczky K;, In Vivo Irradiation of Mice Induces Activation of Dendritic Cells, [https://doi.org/10.3390/ijms19082391](https://doi.org/10.3390/ijms19082391). </w:delText>
        </w:r>
      </w:del>
    </w:p>
    <w:p w14:paraId="2B91CB8B">
      <w:pPr>
        <w:jc w:val="both"/>
        <w:rPr>
          <w:del w:id="398" w:author="lpp" w:date="2025-06-22T16:37:00Z"/>
          <w:rFonts w:hint="default" w:ascii="Times New Roman" w:hAnsi="Times New Roman" w:cs="Times New Roman" w:eastAsiaTheme="minorEastAsia"/>
          <w:b w:val="0"/>
          <w:bCs w:val="0"/>
          <w:lang w:eastAsia="zh-CN"/>
        </w:rPr>
      </w:pPr>
      <w:del w:id="399" w:author="lpp" w:date="2025-06-22T16:37:00Z">
        <w:r>
          <w:rPr>
            <w:rFonts w:ascii="Times New Roman" w:hAnsi="Times New Roman" w:cs="Times New Roman"/>
            <w:b w:val="0"/>
            <w:bCs w:val="0"/>
          </w:rPr>
          <w:delText xml:space="preserve">[2] Koturbash I;Merrifield M;Kovalchuk O;, Fractionated exposure to low doses of ionizing radiation results in accumulation of DNA damage in mouse spleen tissue and activation of apoptosis in a p53/Atm-independent manner, [https://doi.org/10.1080/09553002.2017.1231943](https://doi.org/10.1080/09553002.2017.1231943). </w:delText>
        </w:r>
      </w:del>
    </w:p>
    <w:p w14:paraId="133A50B7">
      <w:pPr>
        <w:jc w:val="both"/>
        <w:rPr>
          <w:del w:id="400" w:author="lpp" w:date="2025-06-22T16:37:00Z"/>
          <w:rFonts w:hint="default" w:ascii="Times New Roman" w:hAnsi="Times New Roman" w:cs="Times New Roman" w:eastAsiaTheme="minorEastAsia"/>
          <w:b w:val="0"/>
          <w:bCs w:val="0"/>
          <w:lang w:eastAsia="zh-CN"/>
        </w:rPr>
      </w:pPr>
      <w:del w:id="401" w:author="lpp" w:date="2025-06-22T16:37:00Z">
        <w:r>
          <w:rPr>
            <w:rFonts w:ascii="Times New Roman" w:hAnsi="Times New Roman" w:cs="Times New Roman"/>
            <w:b w:val="0"/>
            <w:bCs w:val="0"/>
          </w:rPr>
          <w:delText xml:space="preserve">[3] Savage T;Pandey S;Guha C;, Postablation Modulation after Single High-Dose Radiation Therapy Improves Tumor Control via Enhanced Immunomodulation, [https://doi.org/10.1158/1078-0432.CCR-18-3518](https://doi.org/10.1158/1078-0432.CCR-18-3518). </w:delText>
        </w:r>
      </w:del>
    </w:p>
    <w:p w14:paraId="3F373F51">
      <w:pPr>
        <w:jc w:val="both"/>
        <w:rPr>
          <w:del w:id="402" w:author="lpp" w:date="2025-06-22T16:37:00Z"/>
          <w:rFonts w:hint="default" w:ascii="Times New Roman" w:hAnsi="Times New Roman" w:cs="Times New Roman" w:eastAsiaTheme="minorEastAsia"/>
          <w:b w:val="0"/>
          <w:bCs w:val="0"/>
          <w:lang w:eastAsia="zh-CN"/>
        </w:rPr>
      </w:pPr>
      <w:del w:id="403" w:author="lpp" w:date="2025-06-22T16:37:00Z">
        <w:r>
          <w:rPr>
            <w:rFonts w:ascii="Times New Roman" w:hAnsi="Times New Roman" w:cs="Times New Roman"/>
            <w:b w:val="0"/>
            <w:bCs w:val="0"/>
          </w:rPr>
          <w:delText xml:space="preserve">[4] Janiak MK;Wincenciak M;Cheda A;Nowosielska EM;Calabrese EJ;, Cancer immunotherapy: how low-level ionizing radiation can play a key role, [https://doi.org/10.1007/s00262-017-1993-z](https://doi.org/10.1007/s00262-017-1993-z). </w:delText>
        </w:r>
      </w:del>
    </w:p>
    <w:p w14:paraId="4584E12A">
      <w:pPr>
        <w:jc w:val="both"/>
        <w:rPr>
          <w:del w:id="404" w:author="lpp" w:date="2025-06-22T16:37:00Z"/>
          <w:rFonts w:hint="default" w:ascii="Times New Roman" w:hAnsi="Times New Roman" w:cs="Times New Roman" w:eastAsiaTheme="minorEastAsia"/>
          <w:b w:val="0"/>
          <w:bCs w:val="0"/>
          <w:lang w:eastAsia="zh-CN"/>
        </w:rPr>
      </w:pPr>
      <w:del w:id="405" w:author="lpp" w:date="2025-06-22T16:37:00Z">
        <w:r>
          <w:rPr>
            <w:rFonts w:ascii="Times New Roman" w:hAnsi="Times New Roman" w:cs="Times New Roman"/>
            <w:b w:val="0"/>
            <w:bCs w:val="0"/>
          </w:rPr>
          <w:delText xml:space="preserve">[5] Spina CS;Tsuruoka C;Mao W;Sunaoshi MM;Chaimowitz M;Shang Y;Welch D;Wang YF;Venturini N;Kakinuma S;Drake CG;, Differential Immune Modulation With Carbon-Ion Versus Photon Therapy, [https://doi.org/10.1016/j.ijrobp.2020.09.053](https://doi.org/10.1016/j.ijrobp.2020.09.053). </w:delText>
        </w:r>
      </w:del>
    </w:p>
    <w:p w14:paraId="15BEE0D3">
      <w:pPr>
        <w:jc w:val="both"/>
        <w:rPr>
          <w:del w:id="406" w:author="lpp" w:date="2025-06-22T16:37:00Z"/>
          <w:rFonts w:hint="default" w:ascii="Times New Roman" w:hAnsi="Times New Roman" w:cs="Times New Roman" w:eastAsiaTheme="minorEastAsia"/>
          <w:b w:val="0"/>
          <w:bCs w:val="0"/>
          <w:lang w:eastAsia="zh-CN"/>
        </w:rPr>
      </w:pPr>
      <w:del w:id="407" w:author="lpp" w:date="2025-06-22T16:37:00Z">
        <w:r>
          <w:rPr>
            <w:rFonts w:ascii="Times New Roman" w:hAnsi="Times New Roman" w:cs="Times New Roman"/>
            <w:b w:val="0"/>
            <w:bCs w:val="0"/>
          </w:rPr>
          <w:delText xml:space="preserve">[6] Hellweg CE;, The Nuclear Factor κB pathway: A link to the immune system in the radiation response, [https://doi.org/10.1016/j.canlet.2015.02.019](https://doi.org/10.1016/j.canlet.2015.02.019). </w:delText>
        </w:r>
      </w:del>
    </w:p>
    <w:p w14:paraId="56C3CCF4">
      <w:pPr>
        <w:jc w:val="both"/>
        <w:rPr>
          <w:del w:id="408" w:author="lpp" w:date="2025-06-22T16:37:00Z"/>
          <w:rFonts w:hint="default" w:ascii="Times New Roman" w:hAnsi="Times New Roman" w:cs="Times New Roman" w:eastAsiaTheme="minorEastAsia"/>
          <w:b w:val="0"/>
          <w:bCs w:val="0"/>
          <w:lang w:eastAsia="zh-CN"/>
        </w:rPr>
      </w:pPr>
      <w:del w:id="409" w:author="lpp" w:date="2025-06-22T16:37:00Z">
        <w:r>
          <w:rPr>
            <w:rFonts w:ascii="Times New Roman" w:hAnsi="Times New Roman" w:cs="Times New Roman"/>
            <w:b w:val="0"/>
            <w:bCs w:val="0"/>
          </w:rPr>
          <w:delText xml:space="preserve">[7] Deloch L;Fuchs J;Rückert M;Fietkau R;Frey B;Gaipl US;, Low-Dose Irradiation Differentially Impacts Macrophage Phenotype in Dependence of Fibroblast-Like Synoviocytes and Radiation Dose, [https://doi.org/10.1155/2019/3161750](https://doi.org/10.1155/2019/3161750). </w:delText>
        </w:r>
      </w:del>
    </w:p>
    <w:p w14:paraId="309A7F5D">
      <w:pPr>
        <w:jc w:val="both"/>
        <w:rPr>
          <w:del w:id="410" w:author="lpp" w:date="2025-06-22T16:37:00Z"/>
          <w:rFonts w:hint="default" w:ascii="Times New Roman" w:hAnsi="Times New Roman" w:cs="Times New Roman" w:eastAsiaTheme="minorEastAsia"/>
          <w:b w:val="0"/>
          <w:bCs w:val="0"/>
          <w:lang w:eastAsia="zh-CN"/>
        </w:rPr>
      </w:pPr>
      <w:del w:id="411" w:author="lpp" w:date="2025-06-22T16:37:00Z">
        <w:r>
          <w:rPr>
            <w:rFonts w:ascii="Times New Roman" w:hAnsi="Times New Roman" w:cs="Times New Roman"/>
            <w:b w:val="0"/>
            <w:bCs w:val="0"/>
          </w:rPr>
          <w:delText xml:space="preserve">[8] Frey B;Hehlgans S;Rödel F;Gaipl US;, Modulation of inflammation by low and high doses of ionizing radiation: Implications for benign and malign diseases, [https://doi.org/10.1016/j.canlet.2015.04.010](https://doi.org/10.1016/j.canlet.2015.04.010). </w:delText>
        </w:r>
      </w:del>
    </w:p>
    <w:p w14:paraId="3214DAA4">
      <w:pPr>
        <w:jc w:val="both"/>
        <w:rPr>
          <w:del w:id="412" w:author="lpp" w:date="2025-06-22T16:37:00Z"/>
          <w:rFonts w:hint="default" w:ascii="Times New Roman" w:hAnsi="Times New Roman" w:cs="Times New Roman" w:eastAsiaTheme="minorEastAsia"/>
          <w:b w:val="0"/>
          <w:bCs w:val="0"/>
          <w:lang w:eastAsia="zh-CN"/>
        </w:rPr>
      </w:pPr>
      <w:del w:id="413" w:author="lpp" w:date="2025-06-22T16:37:00Z">
        <w:r>
          <w:rPr>
            <w:rFonts w:ascii="Times New Roman" w:hAnsi="Times New Roman" w:cs="Times New Roman"/>
            <w:b w:val="0"/>
            <w:bCs w:val="0"/>
          </w:rPr>
          <w:delText xml:space="preserve">[9] Khan AUH;Blimkie M;Yang DS;Serran M;Pack T;Wu J;Kang JY;Laakso H;Lee SH;Le Y;, Effects of Chronic Low-Dose Internal Radiation on Immune-Stimulatory Responses in Mice, [https://doi.org/10.3390/ijms22147303](https://doi.org/10.3390/ijms22147303). </w:delText>
        </w:r>
      </w:del>
    </w:p>
    <w:p w14:paraId="6514A6D5">
      <w:pPr>
        <w:jc w:val="both"/>
        <w:rPr>
          <w:del w:id="414" w:author="lpp" w:date="2025-06-22T16:37:00Z"/>
          <w:rFonts w:hint="default" w:ascii="Times New Roman" w:hAnsi="Times New Roman" w:cs="Times New Roman" w:eastAsiaTheme="minorEastAsia"/>
          <w:b w:val="0"/>
          <w:bCs w:val="0"/>
          <w:lang w:eastAsia="zh-CN"/>
        </w:rPr>
      </w:pPr>
      <w:del w:id="415" w:author="lpp" w:date="2025-06-22T16:37:00Z">
        <w:r>
          <w:rPr>
            <w:rFonts w:ascii="Times New Roman" w:hAnsi="Times New Roman" w:cs="Times New Roman"/>
            <w:b w:val="0"/>
            <w:bCs w:val="0"/>
          </w:rPr>
          <w:delText xml:space="preserve">[10] Zhou L;Zhang X;Li H;Niu C;Yu D;Yang G;Liang X;Wen X;Li M;Cui J;, Validating the pivotal role of the immune system in low-dose radiation-induced tumor inhibition in Lewis lung cancer-bearing mice, [https://doi.org/10.1002/cam4.1344](https://doi.org/10.1002/cam4.1344). </w:delText>
        </w:r>
      </w:del>
    </w:p>
    <w:p w14:paraId="645130BD">
      <w:pPr>
        <w:jc w:val="both"/>
        <w:rPr>
          <w:del w:id="416" w:author="lpp" w:date="2025-06-22T16:37:00Z"/>
          <w:rFonts w:hint="default" w:ascii="Times New Roman" w:hAnsi="Times New Roman" w:cs="Times New Roman" w:eastAsiaTheme="minorEastAsia"/>
          <w:b w:val="0"/>
          <w:bCs w:val="0"/>
          <w:lang w:eastAsia="zh-CN"/>
        </w:rPr>
      </w:pPr>
      <w:del w:id="417" w:author="lpp" w:date="2025-06-22T16:37:00Z">
        <w:r>
          <w:rPr>
            <w:rFonts w:ascii="Times New Roman" w:hAnsi="Times New Roman" w:cs="Times New Roman"/>
            <w:b w:val="0"/>
            <w:bCs w:val="0"/>
          </w:rPr>
          <w:delText xml:space="preserve">[11] Kim BY;Jin H;Lee YJ;Kang GY;Cho J;Lee YS;, Focal exposure of limited lung volumes to high-dose irradiation down-regulated organ development-related functions and up-regulated the immune response in mouse pulmonary tissues, [https://doi.org/10.1186/s12863-016-0338-9](https://doi.org/10.1186/s12863-016-0338-9). </w:delText>
        </w:r>
      </w:del>
    </w:p>
    <w:p w14:paraId="19C7AA10">
      <w:pPr>
        <w:jc w:val="both"/>
        <w:rPr>
          <w:del w:id="418" w:author="lpp" w:date="2025-06-22T16:37:00Z"/>
          <w:rFonts w:hint="default" w:ascii="Times New Roman" w:hAnsi="Times New Roman" w:cs="Times New Roman" w:eastAsiaTheme="minorEastAsia"/>
          <w:b w:val="0"/>
          <w:bCs w:val="0"/>
          <w:lang w:eastAsia="zh-CN"/>
        </w:rPr>
      </w:pPr>
      <w:del w:id="419" w:author="lpp" w:date="2025-06-22T16:37:00Z">
        <w:r>
          <w:rPr>
            <w:rFonts w:ascii="Times New Roman" w:hAnsi="Times New Roman" w:cs="Times New Roman"/>
            <w:b w:val="0"/>
            <w:bCs w:val="0"/>
          </w:rPr>
          <w:delText xml:space="preserve">[12] Menon H;Ramapriyan R;Cushman TR;Verma V;Kim HH;Schoenhals JE;Atalar C;Selek U;Chun SG;Chang JY;Barsoumian HB;Nguyen QN;Altan M;Cortez MA;Hahn SM;Welsh JW;, Role of Radiation Therapy in Modulation of the Tumor Stroma and Microenvironment, [https://doi.org/10.3389/fimmu.2019.00193](https://doi.org/10.3389/fimmu.2019.00193). </w:delText>
        </w:r>
      </w:del>
    </w:p>
    <w:p w14:paraId="1BD3F4C4">
      <w:pPr>
        <w:jc w:val="both"/>
        <w:rPr>
          <w:del w:id="420" w:author="lpp" w:date="2025-06-22T16:37:00Z"/>
          <w:rFonts w:hint="default" w:ascii="Times New Roman" w:hAnsi="Times New Roman" w:cs="Times New Roman" w:eastAsiaTheme="minorEastAsia"/>
          <w:b w:val="0"/>
          <w:bCs w:val="0"/>
          <w:lang w:eastAsia="zh-CN"/>
        </w:rPr>
      </w:pPr>
      <w:del w:id="421" w:author="lpp" w:date="2025-06-22T16:37:00Z">
        <w:r>
          <w:rPr>
            <w:rFonts w:ascii="Times New Roman" w:hAnsi="Times New Roman" w:cs="Times New Roman"/>
            <w:b w:val="0"/>
            <w:bCs w:val="0"/>
          </w:rPr>
          <w:delText xml:space="preserve">[13] Filatenkov A;Baker J;Mueller AM;Kenkel J;Ahn GO;Dutt S;Zhang N;Kohrt H;Jensen K;Dejbakhsh-Jones S;Shizuru JA;Negrin RN;Engleman EG;Strober S;, Ablative Tumor Radiation Can Change the Tumor Immune Cell Microenvironment to Induce Durable Complete Remissions, [https://doi.org/10.1158/1078-0432.CCR-14-2824](https://doi.org/10.1158/1078-0432.CCR-14-2824). </w:delText>
        </w:r>
      </w:del>
    </w:p>
    <w:p w14:paraId="2D61CB96">
      <w:pPr>
        <w:jc w:val="both"/>
        <w:rPr>
          <w:del w:id="422" w:author="lpp" w:date="2025-06-22T16:37:00Z"/>
          <w:rFonts w:hint="default" w:ascii="Times New Roman" w:hAnsi="Times New Roman" w:cs="Times New Roman" w:eastAsiaTheme="minorEastAsia"/>
          <w:b w:val="0"/>
          <w:bCs w:val="0"/>
          <w:lang w:eastAsia="zh-CN"/>
        </w:rPr>
      </w:pPr>
      <w:del w:id="423" w:author="lpp" w:date="2025-06-22T16:37:00Z">
        <w:r>
          <w:rPr>
            <w:rFonts w:ascii="Times New Roman" w:hAnsi="Times New Roman" w:cs="Times New Roman"/>
            <w:b w:val="0"/>
            <w:bCs w:val="0"/>
          </w:rPr>
          <w:delText xml:space="preserve">[14] Takashima ME;Berg TJ;Morris ZS;, The Effects of Radiation Dose Heterogeneity on the Tumor Microenvironment and Anti-Tumor Immunity, [https://doi.org/10.1016/j.semradonc.2024.04.004](https://doi.org/10.1016/j.semradonc.2024.04.004). </w:delText>
        </w:r>
      </w:del>
    </w:p>
    <w:p w14:paraId="1BCBFECE">
      <w:pPr>
        <w:jc w:val="both"/>
        <w:rPr>
          <w:del w:id="424" w:author="lpp" w:date="2025-06-22T16:37:00Z"/>
          <w:rFonts w:hint="default" w:ascii="Times New Roman" w:hAnsi="Times New Roman" w:cs="Times New Roman" w:eastAsiaTheme="minorEastAsia"/>
          <w:b w:val="0"/>
          <w:bCs w:val="0"/>
          <w:lang w:eastAsia="zh-CN"/>
        </w:rPr>
      </w:pPr>
      <w:del w:id="425" w:author="lpp" w:date="2025-06-22T16:37:00Z">
        <w:r>
          <w:rPr>
            <w:rFonts w:ascii="Times New Roman" w:hAnsi="Times New Roman" w:cs="Times New Roman"/>
            <w:b w:val="0"/>
            <w:bCs w:val="0"/>
          </w:rPr>
          <w:delText xml:space="preserve">[15] Khan NM;Poduval TB;, Bilirubin augments radiation injury and leads to increased infection and mortality in mice: molecular mechanisms, [https://doi.org/10.1016/j.freeradbiomed.2012.07.007](https://doi.org/10.1016/j.freeradbiomed.2012.07.007). </w:delText>
        </w:r>
      </w:del>
    </w:p>
    <w:p w14:paraId="7BFAD8FC">
      <w:pPr>
        <w:jc w:val="both"/>
        <w:rPr>
          <w:del w:id="426" w:author="lpp" w:date="2025-06-22T16:37:00Z"/>
          <w:rFonts w:hint="default" w:ascii="Times New Roman" w:hAnsi="Times New Roman" w:cs="Times New Roman" w:eastAsiaTheme="minorEastAsia"/>
          <w:b w:val="0"/>
          <w:bCs w:val="0"/>
          <w:lang w:eastAsia="zh-CN"/>
        </w:rPr>
      </w:pPr>
      <w:del w:id="427" w:author="lpp" w:date="2025-06-22T16:37:00Z">
        <w:r>
          <w:rPr>
            <w:rFonts w:ascii="Times New Roman" w:hAnsi="Times New Roman" w:cs="Times New Roman"/>
            <w:b w:val="0"/>
            <w:bCs w:val="0"/>
          </w:rPr>
          <w:delText xml:space="preserve">[16] Deloch L;Derer A;Hartmann J;Frey B;Fietkau R;Gaipl US;, Modern Radiotherapy Concepts and the Impact of Radiation on Immune Activation, [https://doi.org/10.3389/fonc.2016.00141](https://doi.org/10.3389/fonc.2016.00141). </w:delText>
        </w:r>
      </w:del>
    </w:p>
    <w:p w14:paraId="61632592">
      <w:pPr>
        <w:jc w:val="both"/>
        <w:rPr>
          <w:del w:id="428" w:author="lpp" w:date="2025-06-22T16:37:00Z"/>
          <w:rFonts w:hint="default" w:ascii="Times New Roman" w:hAnsi="Times New Roman" w:cs="Times New Roman" w:eastAsiaTheme="minorEastAsia"/>
          <w:b w:val="0"/>
          <w:bCs w:val="0"/>
          <w:lang w:eastAsia="zh-CN"/>
        </w:rPr>
      </w:pPr>
      <w:del w:id="429" w:author="lpp" w:date="2025-06-22T16:37:00Z">
        <w:r>
          <w:rPr>
            <w:rFonts w:ascii="Times New Roman" w:hAnsi="Times New Roman" w:cs="Times New Roman"/>
            <w:b w:val="0"/>
            <w:bCs w:val="0"/>
          </w:rPr>
          <w:delText xml:space="preserve">[17] Wen X;Shao Z;Chen X;Liu H;Qiu H;Ding X;Qu D;Wang H;Wang AZ;Zhang L;, A multifunctional targeted nano-delivery system with radiosensitization and immune activation in glioblastoma, [https://doi.org/10.1186/s13014-024-02511-9](https://doi.org/10.1186/s13014-024-02511-9). </w:delText>
        </w:r>
      </w:del>
    </w:p>
    <w:p w14:paraId="33A52CC7">
      <w:pPr>
        <w:jc w:val="both"/>
        <w:rPr>
          <w:del w:id="430" w:author="lpp" w:date="2025-06-22T16:37:00Z"/>
          <w:rFonts w:hint="default" w:ascii="Times New Roman" w:hAnsi="Times New Roman" w:cs="Times New Roman" w:eastAsiaTheme="minorEastAsia"/>
          <w:b w:val="0"/>
          <w:bCs w:val="0"/>
          <w:lang w:eastAsia="zh-CN"/>
        </w:rPr>
      </w:pPr>
      <w:del w:id="431" w:author="lpp" w:date="2025-06-22T16:37:00Z">
        <w:r>
          <w:rPr>
            <w:rFonts w:ascii="Times New Roman" w:hAnsi="Times New Roman" w:cs="Times New Roman"/>
            <w:b w:val="0"/>
            <w:bCs w:val="0"/>
          </w:rPr>
          <w:delText xml:space="preserve">[18] Schröder S;Kriesen S;Paape D;Hildebrandt G;Manda K;, Modulation of Inflammatory Reactions by Low-Dose Ionizing Radiation: Cytokine Release of Murine Endothelial Cells Is Dependent on Culture Conditions, [https://doi.org/10.1155/2018/2856518](https://doi.org/10.1155/2018/2856518). </w:delText>
        </w:r>
      </w:del>
    </w:p>
    <w:p w14:paraId="62B3A6DB">
      <w:pPr>
        <w:jc w:val="both"/>
        <w:rPr>
          <w:del w:id="432" w:author="lpp" w:date="2025-06-22T16:37:00Z"/>
          <w:rFonts w:hint="default" w:ascii="Times New Roman" w:hAnsi="Times New Roman" w:cs="Times New Roman" w:eastAsiaTheme="minorEastAsia"/>
          <w:b w:val="0"/>
          <w:bCs w:val="0"/>
          <w:lang w:eastAsia="zh-CN"/>
        </w:rPr>
      </w:pPr>
      <w:del w:id="433" w:author="lpp" w:date="2025-06-22T16:37:00Z">
        <w:r>
          <w:rPr>
            <w:rFonts w:ascii="Times New Roman" w:hAnsi="Times New Roman" w:cs="Times New Roman"/>
            <w:b w:val="0"/>
            <w:bCs w:val="0"/>
          </w:rPr>
          <w:delText xml:space="preserve">[19] Rödel F;Frey B;Multhoff G;Gaipl U;, Contribution of the immune system to bystander and non-targeted effects of ionizing radiation, [https://doi.org/10.1016/j.canlet.2013.09.015](https://doi.org/10.1016/j.canlet.2013.09.015). </w:delText>
        </w:r>
      </w:del>
    </w:p>
    <w:p w14:paraId="21151439">
      <w:pPr>
        <w:jc w:val="both"/>
        <w:rPr>
          <w:del w:id="434" w:author="lpp" w:date="2025-06-22T16:37:00Z"/>
          <w:rFonts w:ascii="Times New Roman" w:hAnsi="Times New Roman" w:cs="Times New Roman"/>
          <w:b w:val="0"/>
          <w:bCs w:val="0"/>
        </w:rPr>
      </w:pPr>
      <w:del w:id="435" w:author="lpp" w:date="2025-06-22T16:37:00Z">
        <w:r>
          <w:rPr>
            <w:rFonts w:ascii="Times New Roman" w:hAnsi="Times New Roman" w:cs="Times New Roman"/>
            <w:b w:val="0"/>
            <w:bCs w:val="0"/>
          </w:rPr>
          <w:delText>[20] Peng J;Quan DL;Yang G;Wei LT;Yang Z;Dong ZY;Zou YM;Hou YK;Chen JX;Lv L;Sun B;, Multifunctional nanocomposites utilizing ruthenium (II) complex/manganese (IV) dioxide nanoparticle for synergistic reinforcing radioimmunotherapy, [https://doi.org/10.1186/s12951-024-03013-2](https://doi.org/10.1186/s12951-024-03013-2).</w:delText>
        </w:r>
      </w:del>
    </w:p>
    <w:p w14:paraId="40B5A16E">
      <w:pPr>
        <w:jc w:val="both"/>
        <w:rPr>
          <w:del w:id="436" w:author="lpp" w:date="2025-06-22T16:37:00Z"/>
          <w:rFonts w:ascii="Times New Roman" w:hAnsi="Times New Roman" w:cs="Times New Roman"/>
          <w:b w:val="0"/>
          <w:bCs w:val="0"/>
        </w:rPr>
      </w:pPr>
    </w:p>
    <w:p w14:paraId="12FEC0D2">
      <w:pPr>
        <w:jc w:val="both"/>
        <w:rPr>
          <w:del w:id="437" w:author="lpp" w:date="2025-06-22T16:37:00Z"/>
          <w:rFonts w:ascii="Times New Roman" w:hAnsi="Times New Roman" w:cs="Times New Roman"/>
          <w:b w:val="0"/>
          <w:bCs w:val="0"/>
        </w:rPr>
      </w:pPr>
      <w:del w:id="438" w:author="lpp" w:date="2025-06-22T16:37:00Z">
        <w:r>
          <w:rPr>
            <w:rFonts w:ascii="Times New Roman" w:hAnsi="Times New Roman" w:cs="Times New Roman"/>
            <w:b w:val="0"/>
            <w:bCs w:val="0"/>
          </w:rPr>
          <w:delText>2. Materials and Methods</w:delText>
        </w:r>
      </w:del>
    </w:p>
    <w:p w14:paraId="5237F32F">
      <w:pPr>
        <w:jc w:val="both"/>
        <w:rPr>
          <w:del w:id="439" w:author="lpp" w:date="2025-06-22T16:37:00Z"/>
          <w:rFonts w:ascii="Times New Roman" w:hAnsi="Times New Roman" w:cs="Times New Roman"/>
          <w:b w:val="0"/>
          <w:bCs w:val="0"/>
        </w:rPr>
      </w:pPr>
    </w:p>
    <w:p w14:paraId="47792312">
      <w:pPr>
        <w:jc w:val="both"/>
        <w:rPr>
          <w:del w:id="440" w:author="lpp" w:date="2025-06-22T16:37:00Z"/>
          <w:rFonts w:hint="default" w:ascii="Times New Roman" w:hAnsi="Times New Roman" w:cs="Times New Roman" w:eastAsiaTheme="minorEastAsia"/>
          <w:b w:val="0"/>
          <w:bCs w:val="0"/>
          <w:lang w:eastAsia="zh-CN"/>
        </w:rPr>
      </w:pPr>
      <w:del w:id="441" w:author="lpp" w:date="2025-06-22T16:37:00Z">
        <w:r>
          <w:rPr>
            <w:rFonts w:ascii="Times New Roman" w:hAnsi="Times New Roman" w:cs="Times New Roman"/>
            <w:b w:val="0"/>
            <w:bCs w:val="0"/>
          </w:rPr>
          <w:delText xml:space="preserve">2. Materials and Methods </w:delText>
        </w:r>
      </w:del>
    </w:p>
    <w:p w14:paraId="0D4350F2">
      <w:pPr>
        <w:jc w:val="both"/>
        <w:rPr>
          <w:del w:id="442" w:author="lpp" w:date="2025-06-22T16:37:00Z"/>
          <w:rFonts w:hint="default" w:ascii="Times New Roman" w:hAnsi="Times New Roman" w:cs="Times New Roman" w:eastAsiaTheme="minorEastAsia"/>
          <w:b w:val="0"/>
          <w:bCs w:val="0"/>
          <w:lang w:eastAsia="zh-CN"/>
        </w:rPr>
      </w:pPr>
      <w:del w:id="443" w:author="lpp" w:date="2025-06-22T16:37:00Z">
        <w:r>
          <w:rPr>
            <w:rFonts w:ascii="Times New Roman" w:hAnsi="Times New Roman" w:cs="Times New Roman"/>
            <w:b w:val="0"/>
            <w:bCs w:val="0"/>
          </w:rPr>
          <w:delText xml:space="preserve">The protocol for this systematic review was pre-registered (CRD XXXXXXXXXXX) and conducted in accordance with the PRISMA 2020 guidelines to ensure methodological rigor and transparency. Below, we detail the methodology, including minor adaptations. </w:delText>
        </w:r>
      </w:del>
    </w:p>
    <w:p w14:paraId="6A84FA80">
      <w:pPr>
        <w:jc w:val="both"/>
        <w:rPr>
          <w:del w:id="444" w:author="lpp" w:date="2025-06-22T16:37:00Z"/>
          <w:rFonts w:ascii="Times New Roman" w:hAnsi="Times New Roman" w:cs="Times New Roman"/>
          <w:b w:val="0"/>
          <w:bCs w:val="0"/>
        </w:rPr>
      </w:pPr>
    </w:p>
    <w:p w14:paraId="0A8AEF3F">
      <w:pPr>
        <w:jc w:val="both"/>
        <w:rPr>
          <w:del w:id="445" w:author="lpp" w:date="2025-06-22T16:37:00Z"/>
          <w:rFonts w:hint="default" w:ascii="Times New Roman" w:hAnsi="Times New Roman" w:cs="Times New Roman" w:eastAsiaTheme="minorEastAsia"/>
          <w:b w:val="0"/>
          <w:bCs w:val="0"/>
          <w:lang w:eastAsia="zh-CN"/>
        </w:rPr>
      </w:pPr>
      <w:del w:id="446" w:author="lpp" w:date="2025-06-22T16:37:00Z">
        <w:r>
          <w:rPr>
            <w:rFonts w:ascii="Times New Roman" w:hAnsi="Times New Roman" w:cs="Times New Roman"/>
            <w:b w:val="0"/>
            <w:bCs w:val="0"/>
          </w:rPr>
          <w:delText xml:space="preserve">2.1. Eligibility Criteria </w:delText>
        </w:r>
      </w:del>
    </w:p>
    <w:p w14:paraId="0F090933">
      <w:pPr>
        <w:jc w:val="both"/>
        <w:rPr>
          <w:del w:id="447" w:author="lpp" w:date="2025-06-22T16:37:00Z"/>
          <w:rFonts w:hint="default" w:ascii="Times New Roman" w:hAnsi="Times New Roman" w:cs="Times New Roman" w:eastAsiaTheme="minorEastAsia"/>
          <w:b w:val="0"/>
          <w:bCs w:val="0"/>
          <w:lang w:eastAsia="zh-CN"/>
        </w:rPr>
      </w:pPr>
      <w:del w:id="448" w:author="lpp" w:date="2025-06-22T16:37:00Z">
        <w:r>
          <w:rPr>
            <w:rFonts w:ascii="Times New Roman" w:hAnsi="Times New Roman" w:cs="Times New Roman"/>
            <w:b w:val="0"/>
            <w:bCs w:val="0"/>
          </w:rPr>
          <w:delText xml:space="preserve">Eligibility criteria were defined using the PICO(S) framework: </w:delText>
        </w:r>
      </w:del>
    </w:p>
    <w:p w14:paraId="68B29DAD">
      <w:pPr>
        <w:jc w:val="both"/>
        <w:rPr>
          <w:del w:id="449" w:author="lpp" w:date="2025-06-22T16:37:00Z"/>
          <w:rFonts w:hint="default" w:ascii="Times New Roman" w:hAnsi="Times New Roman" w:cs="Times New Roman" w:eastAsiaTheme="minorEastAsia"/>
          <w:b w:val="0"/>
          <w:bCs w:val="0"/>
          <w:lang w:eastAsia="zh-CN"/>
        </w:rPr>
      </w:pPr>
      <w:del w:id="450" w:author="lpp" w:date="2025-06-22T16:37:00Z">
        <w:r>
          <w:rPr>
            <w:rFonts w:ascii="Times New Roman" w:hAnsi="Times New Roman" w:cs="Times New Roman"/>
            <w:b w:val="0"/>
            <w:bCs w:val="0"/>
          </w:rPr>
          <w:delText xml:space="preserve">- Participants (P): Murine tumor models subjected to in vivo experiments, specifically experimental mice with constructed tumor models simulating neoplastic disease states. </w:delText>
        </w:r>
      </w:del>
    </w:p>
    <w:p w14:paraId="2757DFDF">
      <w:pPr>
        <w:jc w:val="both"/>
        <w:rPr>
          <w:del w:id="451" w:author="lpp" w:date="2025-06-22T16:37:00Z"/>
          <w:rFonts w:hint="default" w:ascii="Times New Roman" w:hAnsi="Times New Roman" w:cs="Times New Roman" w:eastAsiaTheme="minorEastAsia"/>
          <w:b w:val="0"/>
          <w:bCs w:val="0"/>
          <w:lang w:eastAsia="zh-CN"/>
        </w:rPr>
      </w:pPr>
      <w:del w:id="452" w:author="lpp" w:date="2025-06-22T16:37:00Z">
        <w:r>
          <w:rPr>
            <w:rFonts w:ascii="Times New Roman" w:hAnsi="Times New Roman" w:cs="Times New Roman"/>
            <w:b w:val="0"/>
            <w:bCs w:val="0"/>
          </w:rPr>
          <w:delText xml:space="preserve">- Intervention (I): Ionizing radiation therapy (X-ray irradiation) without concurrent pharmacological treatment. </w:delText>
        </w:r>
      </w:del>
    </w:p>
    <w:p w14:paraId="713448AC">
      <w:pPr>
        <w:jc w:val="both"/>
        <w:rPr>
          <w:del w:id="453" w:author="lpp" w:date="2025-06-22T16:37:00Z"/>
          <w:rFonts w:hint="default" w:ascii="Times New Roman" w:hAnsi="Times New Roman" w:cs="Times New Roman" w:eastAsiaTheme="minorEastAsia"/>
          <w:b w:val="0"/>
          <w:bCs w:val="0"/>
          <w:lang w:eastAsia="zh-CN"/>
        </w:rPr>
      </w:pPr>
      <w:del w:id="454" w:author="lpp" w:date="2025-06-22T16:37:00Z">
        <w:r>
          <w:rPr>
            <w:rFonts w:ascii="Times New Roman" w:hAnsi="Times New Roman" w:cs="Times New Roman"/>
            <w:b w:val="0"/>
            <w:bCs w:val="0"/>
          </w:rPr>
          <w:delText xml:space="preserve">- Comparator (C): Non-irradiated control groups. </w:delText>
        </w:r>
      </w:del>
    </w:p>
    <w:p w14:paraId="7DD4E671">
      <w:pPr>
        <w:jc w:val="both"/>
        <w:rPr>
          <w:del w:id="455" w:author="lpp" w:date="2025-06-22T16:37:00Z"/>
          <w:rFonts w:hint="default" w:ascii="Times New Roman" w:hAnsi="Times New Roman" w:cs="Times New Roman" w:eastAsiaTheme="minorEastAsia"/>
          <w:b w:val="0"/>
          <w:bCs w:val="0"/>
          <w:lang w:eastAsia="zh-CN"/>
        </w:rPr>
      </w:pPr>
      <w:del w:id="456" w:author="lpp" w:date="2025-06-22T16:37:00Z">
        <w:r>
          <w:rPr>
            <w:rFonts w:ascii="Times New Roman" w:hAnsi="Times New Roman" w:cs="Times New Roman"/>
            <w:b w:val="0"/>
            <w:bCs w:val="0"/>
          </w:rPr>
          <w:delText xml:space="preserve">- Outcomes (O): Tumor- or immune-related endpoints (e.g., tumor volume changes, survival time, immune cell activity). </w:delText>
        </w:r>
      </w:del>
    </w:p>
    <w:p w14:paraId="6B9975E8">
      <w:pPr>
        <w:jc w:val="both"/>
        <w:rPr>
          <w:del w:id="457" w:author="lpp" w:date="2025-06-22T16:37:00Z"/>
          <w:rFonts w:hint="default" w:ascii="Times New Roman" w:hAnsi="Times New Roman" w:cs="Times New Roman" w:eastAsiaTheme="minorEastAsia"/>
          <w:b w:val="0"/>
          <w:bCs w:val="0"/>
          <w:lang w:eastAsia="zh-CN"/>
        </w:rPr>
      </w:pPr>
      <w:del w:id="458" w:author="lpp" w:date="2025-06-22T16:37:00Z">
        <w:r>
          <w:rPr>
            <w:rFonts w:ascii="Times New Roman" w:hAnsi="Times New Roman" w:cs="Times New Roman"/>
            <w:b w:val="0"/>
            <w:bCs w:val="0"/>
          </w:rPr>
          <w:delText xml:space="preserve">- Study design (S): Randomized controlled trials (RCTs) published in English from January 1, 2010, onward, limited to original in vivo animal research. </w:delText>
        </w:r>
      </w:del>
    </w:p>
    <w:p w14:paraId="794D4508">
      <w:pPr>
        <w:jc w:val="both"/>
        <w:rPr>
          <w:del w:id="459" w:author="lpp" w:date="2025-06-22T16:37:00Z"/>
          <w:rFonts w:ascii="Times New Roman" w:hAnsi="Times New Roman" w:cs="Times New Roman"/>
          <w:b w:val="0"/>
          <w:bCs w:val="0"/>
        </w:rPr>
      </w:pPr>
    </w:p>
    <w:p w14:paraId="245E3892">
      <w:pPr>
        <w:jc w:val="both"/>
        <w:rPr>
          <w:del w:id="460" w:author="lpp" w:date="2025-06-22T16:37:00Z"/>
          <w:rFonts w:hint="default" w:ascii="Times New Roman" w:hAnsi="Times New Roman" w:cs="Times New Roman" w:eastAsiaTheme="minorEastAsia"/>
          <w:b w:val="0"/>
          <w:bCs w:val="0"/>
          <w:lang w:eastAsia="zh-CN"/>
        </w:rPr>
      </w:pPr>
      <w:del w:id="461" w:author="lpp" w:date="2025-06-22T16:37:00Z">
        <w:r>
          <w:rPr>
            <w:rFonts w:ascii="Times New Roman" w:hAnsi="Times New Roman" w:cs="Times New Roman"/>
            <w:b w:val="0"/>
            <w:bCs w:val="0"/>
          </w:rPr>
          <w:delText xml:space="preserve">2.2. Information Sources and Search Strategy </w:delText>
        </w:r>
      </w:del>
    </w:p>
    <w:p w14:paraId="4DAD0BD6">
      <w:pPr>
        <w:jc w:val="both"/>
        <w:rPr>
          <w:del w:id="462" w:author="lpp" w:date="2025-06-22T16:37:00Z"/>
          <w:rFonts w:hint="default" w:ascii="Times New Roman" w:hAnsi="Times New Roman" w:cs="Times New Roman" w:eastAsiaTheme="minorEastAsia"/>
          <w:b w:val="0"/>
          <w:bCs w:val="0"/>
          <w:lang w:eastAsia="zh-CN"/>
        </w:rPr>
      </w:pPr>
      <w:del w:id="463" w:author="lpp" w:date="2025-06-22T16:37:00Z">
        <w:r>
          <w:rPr>
            <w:rFonts w:ascii="Times New Roman" w:hAnsi="Times New Roman" w:cs="Times New Roman"/>
            <w:b w:val="0"/>
            <w:bCs w:val="0"/>
          </w:rPr>
          <w:delText xml:space="preserve">A comprehensive search was performed in PubMed (January 1, 2010–February 8, 2025) using Boolean operators with the following key terms: </w:delText>
        </w:r>
      </w:del>
    </w:p>
    <w:p w14:paraId="02ABDF92">
      <w:pPr>
        <w:jc w:val="both"/>
        <w:rPr>
          <w:del w:id="464" w:author="lpp" w:date="2025-06-22T16:37:00Z"/>
          <w:rFonts w:hint="default" w:ascii="Times New Roman" w:hAnsi="Times New Roman" w:cs="Times New Roman" w:eastAsiaTheme="minorEastAsia"/>
          <w:b w:val="0"/>
          <w:bCs w:val="0"/>
          <w:lang w:eastAsia="zh-CN"/>
        </w:rPr>
      </w:pPr>
      <w:del w:id="465" w:author="lpp" w:date="2025-06-22T16:37:00Z">
        <w:r>
          <w:rPr>
            <w:rFonts w:ascii="Times New Roman" w:hAnsi="Times New Roman" w:cs="Times New Roman"/>
            <w:b w:val="0"/>
            <w:bCs w:val="0"/>
          </w:rPr>
          <w:delText xml:space="preserve">``` </w:delText>
        </w:r>
      </w:del>
    </w:p>
    <w:p w14:paraId="16AC9AD1">
      <w:pPr>
        <w:jc w:val="both"/>
        <w:rPr>
          <w:del w:id="466" w:author="lpp" w:date="2025-06-22T16:37:00Z"/>
          <w:rFonts w:hint="default" w:ascii="Times New Roman" w:hAnsi="Times New Roman" w:cs="Times New Roman" w:eastAsiaTheme="minorEastAsia"/>
          <w:b w:val="0"/>
          <w:bCs w:val="0"/>
          <w:lang w:eastAsia="zh-CN"/>
        </w:rPr>
      </w:pPr>
      <w:del w:id="467" w:author="lpp" w:date="2025-06-22T16:37:00Z">
        <w:r>
          <w:rPr>
            <w:rFonts w:ascii="Times New Roman" w:hAnsi="Times New Roman" w:cs="Times New Roman"/>
            <w:b w:val="0"/>
            <w:bCs w:val="0"/>
          </w:rPr>
          <w:delText xml:space="preserve">(Tumor OR Neoplasia OR Neoplasm OR Cancer OR Malignant Neoplasm OR Malignancy OR Malignant OR Benign Neoplasms OR carcinoma) </w:delText>
        </w:r>
      </w:del>
    </w:p>
    <w:p w14:paraId="76BBEEEF">
      <w:pPr>
        <w:jc w:val="both"/>
        <w:rPr>
          <w:del w:id="468" w:author="lpp" w:date="2025-06-22T16:37:00Z"/>
          <w:rFonts w:hint="default" w:ascii="Times New Roman" w:hAnsi="Times New Roman" w:cs="Times New Roman" w:eastAsiaTheme="minorEastAsia"/>
          <w:b w:val="0"/>
          <w:bCs w:val="0"/>
          <w:lang w:eastAsia="zh-CN"/>
        </w:rPr>
      </w:pPr>
      <w:del w:id="469" w:author="lpp" w:date="2025-06-22T16:37:00Z">
        <w:r>
          <w:rPr>
            <w:rFonts w:ascii="Times New Roman" w:hAnsi="Times New Roman" w:cs="Times New Roman"/>
            <w:b w:val="0"/>
            <w:bCs w:val="0"/>
          </w:rPr>
          <w:delText xml:space="preserve">AND (X ray OR Roentgenotherapy OR X Ray Therapy) </w:delText>
        </w:r>
      </w:del>
    </w:p>
    <w:p w14:paraId="22CA41B5">
      <w:pPr>
        <w:jc w:val="both"/>
        <w:rPr>
          <w:del w:id="470" w:author="lpp" w:date="2025-06-22T16:37:00Z"/>
          <w:rFonts w:hint="default" w:ascii="Times New Roman" w:hAnsi="Times New Roman" w:cs="Times New Roman" w:eastAsiaTheme="minorEastAsia"/>
          <w:b w:val="0"/>
          <w:bCs w:val="0"/>
          <w:lang w:eastAsia="zh-CN"/>
        </w:rPr>
      </w:pPr>
      <w:del w:id="471" w:author="lpp" w:date="2025-06-22T16:37:00Z">
        <w:r>
          <w:rPr>
            <w:rFonts w:ascii="Times New Roman" w:hAnsi="Times New Roman" w:cs="Times New Roman"/>
            <w:b w:val="0"/>
            <w:bCs w:val="0"/>
          </w:rPr>
          <w:delText xml:space="preserve">AND (Animal) </w:delText>
        </w:r>
      </w:del>
    </w:p>
    <w:p w14:paraId="44479266">
      <w:pPr>
        <w:jc w:val="both"/>
        <w:rPr>
          <w:del w:id="472" w:author="lpp" w:date="2025-06-22T16:37:00Z"/>
          <w:rFonts w:hint="default" w:ascii="Times New Roman" w:hAnsi="Times New Roman" w:cs="Times New Roman" w:eastAsiaTheme="minorEastAsia"/>
          <w:b w:val="0"/>
          <w:bCs w:val="0"/>
          <w:lang w:eastAsia="zh-CN"/>
        </w:rPr>
      </w:pPr>
      <w:del w:id="473" w:author="lpp" w:date="2025-06-22T16:37:00Z">
        <w:r>
          <w:rPr>
            <w:rFonts w:ascii="Times New Roman" w:hAnsi="Times New Roman" w:cs="Times New Roman"/>
            <w:b w:val="0"/>
            <w:bCs w:val="0"/>
          </w:rPr>
          <w:delText xml:space="preserve">AND (immunity OR immune OR Immune Response OR Immune Systems OR Immunogenic Cell Death) </w:delText>
        </w:r>
      </w:del>
    </w:p>
    <w:p w14:paraId="08C81E23">
      <w:pPr>
        <w:jc w:val="both"/>
        <w:rPr>
          <w:del w:id="474" w:author="lpp" w:date="2025-06-22T16:37:00Z"/>
          <w:rFonts w:hint="default" w:ascii="Times New Roman" w:hAnsi="Times New Roman" w:cs="Times New Roman" w:eastAsiaTheme="minorEastAsia"/>
          <w:b w:val="0"/>
          <w:bCs w:val="0"/>
          <w:lang w:eastAsia="zh-CN"/>
        </w:rPr>
      </w:pPr>
      <w:del w:id="475" w:author="lpp" w:date="2025-06-22T16:37:00Z">
        <w:r>
          <w:rPr>
            <w:rFonts w:ascii="Times New Roman" w:hAnsi="Times New Roman" w:cs="Times New Roman"/>
            <w:b w:val="0"/>
            <w:bCs w:val="0"/>
          </w:rPr>
          <w:delText xml:space="preserve">``` </w:delText>
        </w:r>
      </w:del>
    </w:p>
    <w:p w14:paraId="0038D858">
      <w:pPr>
        <w:jc w:val="both"/>
        <w:rPr>
          <w:del w:id="476" w:author="lpp" w:date="2025-06-22T16:37:00Z"/>
          <w:rFonts w:hint="default" w:ascii="Times New Roman" w:hAnsi="Times New Roman" w:cs="Times New Roman" w:eastAsiaTheme="minorEastAsia"/>
          <w:b w:val="0"/>
          <w:bCs w:val="0"/>
          <w:lang w:eastAsia="zh-CN"/>
        </w:rPr>
      </w:pPr>
      <w:del w:id="477" w:author="lpp" w:date="2025-06-22T16:37:00Z">
        <w:r>
          <w:rPr>
            <w:rFonts w:ascii="Times New Roman" w:hAnsi="Times New Roman" w:cs="Times New Roman"/>
            <w:b w:val="0"/>
            <w:bCs w:val="0"/>
          </w:rPr>
          <w:delText xml:space="preserve">No additional manual searches were conducted. </w:delText>
        </w:r>
      </w:del>
    </w:p>
    <w:p w14:paraId="1FD06137">
      <w:pPr>
        <w:jc w:val="both"/>
        <w:rPr>
          <w:del w:id="478" w:author="lpp" w:date="2025-06-22T16:37:00Z"/>
          <w:rFonts w:ascii="Times New Roman" w:hAnsi="Times New Roman" w:cs="Times New Roman"/>
          <w:b w:val="0"/>
          <w:bCs w:val="0"/>
        </w:rPr>
      </w:pPr>
    </w:p>
    <w:p w14:paraId="182E4C22">
      <w:pPr>
        <w:jc w:val="both"/>
        <w:rPr>
          <w:del w:id="479" w:author="lpp" w:date="2025-06-22T16:37:00Z"/>
          <w:rFonts w:hint="default" w:ascii="Times New Roman" w:hAnsi="Times New Roman" w:cs="Times New Roman" w:eastAsiaTheme="minorEastAsia"/>
          <w:b w:val="0"/>
          <w:bCs w:val="0"/>
          <w:lang w:eastAsia="zh-CN"/>
        </w:rPr>
      </w:pPr>
      <w:del w:id="480" w:author="lpp" w:date="2025-06-22T16:37:00Z">
        <w:r>
          <w:rPr>
            <w:rFonts w:ascii="Times New Roman" w:hAnsi="Times New Roman" w:cs="Times New Roman"/>
            <w:b w:val="0"/>
            <w:bCs w:val="0"/>
          </w:rPr>
          <w:delText xml:space="preserve">2.3. Study Selection </w:delText>
        </w:r>
      </w:del>
    </w:p>
    <w:p w14:paraId="432B6B59">
      <w:pPr>
        <w:jc w:val="both"/>
        <w:rPr>
          <w:del w:id="481" w:author="lpp" w:date="2025-06-22T16:37:00Z"/>
          <w:rFonts w:hint="default" w:ascii="Times New Roman" w:hAnsi="Times New Roman" w:cs="Times New Roman" w:eastAsiaTheme="minorEastAsia"/>
          <w:b w:val="0"/>
          <w:bCs w:val="0"/>
          <w:lang w:eastAsia="zh-CN"/>
        </w:rPr>
      </w:pPr>
      <w:del w:id="482" w:author="lpp" w:date="2025-06-22T16:37:00Z">
        <w:r>
          <w:rPr>
            <w:rFonts w:ascii="Times New Roman" w:hAnsi="Times New Roman" w:cs="Times New Roman"/>
            <w:b w:val="0"/>
            <w:bCs w:val="0"/>
          </w:rPr>
          <w:delText xml:space="preserve">Study selection involved a two-phase screening process: </w:delText>
        </w:r>
      </w:del>
    </w:p>
    <w:p w14:paraId="73C21B9B">
      <w:pPr>
        <w:jc w:val="both"/>
        <w:rPr>
          <w:del w:id="483" w:author="lpp" w:date="2025-06-22T16:37:00Z"/>
          <w:rFonts w:hint="default" w:ascii="Times New Roman" w:hAnsi="Times New Roman" w:cs="Times New Roman" w:eastAsiaTheme="minorEastAsia"/>
          <w:b w:val="0"/>
          <w:bCs w:val="0"/>
          <w:lang w:eastAsia="zh-CN"/>
        </w:rPr>
      </w:pPr>
      <w:del w:id="484" w:author="lpp" w:date="2025-06-22T16:37:00Z">
        <w:r>
          <w:rPr>
            <w:rFonts w:ascii="Times New Roman" w:hAnsi="Times New Roman" w:cs="Times New Roman"/>
            <w:b w:val="0"/>
            <w:bCs w:val="0"/>
          </w:rPr>
          <w:delText xml:space="preserve">1. Abstract screening: Initial screening was performed using large language model (LLM) prompt engineering, with human reviewers verifying all decisions. </w:delText>
        </w:r>
      </w:del>
    </w:p>
    <w:p w14:paraId="78AA072F">
      <w:pPr>
        <w:jc w:val="both"/>
        <w:rPr>
          <w:del w:id="485" w:author="lpp" w:date="2025-06-22T16:37:00Z"/>
          <w:rFonts w:hint="default" w:ascii="Times New Roman" w:hAnsi="Times New Roman" w:cs="Times New Roman" w:eastAsiaTheme="minorEastAsia"/>
          <w:b w:val="0"/>
          <w:bCs w:val="0"/>
          <w:lang w:eastAsia="zh-CN"/>
        </w:rPr>
      </w:pPr>
      <w:del w:id="486" w:author="lpp" w:date="2025-06-22T16:37:00Z">
        <w:r>
          <w:rPr>
            <w:rFonts w:ascii="Times New Roman" w:hAnsi="Times New Roman" w:cs="Times New Roman"/>
            <w:b w:val="0"/>
            <w:bCs w:val="0"/>
          </w:rPr>
          <w:delText xml:space="preserve">2. Full-text review: Eligible studies underwent full-text assessment, with discrepancies resolved through consensus or adjudication by a third independent reviewer. </w:delText>
        </w:r>
      </w:del>
    </w:p>
    <w:p w14:paraId="2DE29C46">
      <w:pPr>
        <w:jc w:val="both"/>
        <w:rPr>
          <w:del w:id="487" w:author="lpp" w:date="2025-06-22T16:37:00Z"/>
          <w:rFonts w:ascii="Times New Roman" w:hAnsi="Times New Roman" w:cs="Times New Roman"/>
          <w:b w:val="0"/>
          <w:bCs w:val="0"/>
        </w:rPr>
      </w:pPr>
    </w:p>
    <w:p w14:paraId="6991E931">
      <w:pPr>
        <w:jc w:val="both"/>
        <w:rPr>
          <w:del w:id="488" w:author="lpp" w:date="2025-06-22T16:37:00Z"/>
          <w:rFonts w:hint="default" w:ascii="Times New Roman" w:hAnsi="Times New Roman" w:cs="Times New Roman" w:eastAsiaTheme="minorEastAsia"/>
          <w:b w:val="0"/>
          <w:bCs w:val="0"/>
          <w:lang w:eastAsia="zh-CN"/>
        </w:rPr>
      </w:pPr>
      <w:del w:id="489" w:author="lpp" w:date="2025-06-22T16:37:00Z">
        <w:r>
          <w:rPr>
            <w:rFonts w:ascii="Times New Roman" w:hAnsi="Times New Roman" w:cs="Times New Roman"/>
            <w:b w:val="0"/>
            <w:bCs w:val="0"/>
          </w:rPr>
          <w:delText xml:space="preserve">2.4. Data Extraction </w:delText>
        </w:r>
      </w:del>
    </w:p>
    <w:p w14:paraId="1DABECBF">
      <w:pPr>
        <w:jc w:val="both"/>
        <w:rPr>
          <w:del w:id="490" w:author="lpp" w:date="2025-06-22T16:37:00Z"/>
          <w:rFonts w:hint="default" w:ascii="Times New Roman" w:hAnsi="Times New Roman" w:cs="Times New Roman" w:eastAsiaTheme="minorEastAsia"/>
          <w:b w:val="0"/>
          <w:bCs w:val="0"/>
          <w:lang w:eastAsia="zh-CN"/>
        </w:rPr>
      </w:pPr>
      <w:del w:id="491" w:author="lpp" w:date="2025-06-22T16:37:00Z">
        <w:r>
          <w:rPr>
            <w:rFonts w:ascii="Times New Roman" w:hAnsi="Times New Roman" w:cs="Times New Roman"/>
            <w:b w:val="0"/>
            <w:bCs w:val="0"/>
          </w:rPr>
          <w:delText xml:space="preserve">Data extraction focused on sample size, study design, intervention parameters (e.g., radiation dose, fractionation), and outcome measures. A standardized form was employed, with one reviewer extracting data and a second reviewer independently verifying accuracy. </w:delText>
        </w:r>
      </w:del>
    </w:p>
    <w:p w14:paraId="67A61D19">
      <w:pPr>
        <w:jc w:val="both"/>
        <w:rPr>
          <w:del w:id="492" w:author="lpp" w:date="2025-06-22T16:37:00Z"/>
          <w:rFonts w:ascii="Times New Roman" w:hAnsi="Times New Roman" w:cs="Times New Roman"/>
          <w:b w:val="0"/>
          <w:bCs w:val="0"/>
        </w:rPr>
      </w:pPr>
    </w:p>
    <w:p w14:paraId="6AB72D62">
      <w:pPr>
        <w:jc w:val="both"/>
        <w:rPr>
          <w:del w:id="493" w:author="lpp" w:date="2025-06-22T16:37:00Z"/>
          <w:rFonts w:hint="default" w:ascii="Times New Roman" w:hAnsi="Times New Roman" w:cs="Times New Roman" w:eastAsiaTheme="minorEastAsia"/>
          <w:b w:val="0"/>
          <w:bCs w:val="0"/>
          <w:lang w:eastAsia="zh-CN"/>
        </w:rPr>
      </w:pPr>
      <w:del w:id="494" w:author="lpp" w:date="2025-06-22T16:37:00Z">
        <w:r>
          <w:rPr>
            <w:rFonts w:ascii="Times New Roman" w:hAnsi="Times New Roman" w:cs="Times New Roman"/>
            <w:b w:val="0"/>
            <w:bCs w:val="0"/>
          </w:rPr>
          <w:delText xml:space="preserve">2.5. Risk of Bias Assessment </w:delText>
        </w:r>
      </w:del>
    </w:p>
    <w:p w14:paraId="1054F89F">
      <w:pPr>
        <w:jc w:val="both"/>
        <w:rPr>
          <w:del w:id="495" w:author="lpp" w:date="2025-06-22T16:37:00Z"/>
          <w:rFonts w:hint="default" w:ascii="Times New Roman" w:hAnsi="Times New Roman" w:cs="Times New Roman" w:eastAsiaTheme="minorEastAsia"/>
          <w:b w:val="0"/>
          <w:bCs w:val="0"/>
          <w:lang w:eastAsia="zh-CN"/>
        </w:rPr>
      </w:pPr>
      <w:del w:id="496" w:author="lpp" w:date="2025-06-22T16:37:00Z">
        <w:r>
          <w:rPr>
            <w:rFonts w:ascii="Times New Roman" w:hAnsi="Times New Roman" w:cs="Times New Roman"/>
            <w:b w:val="0"/>
            <w:bCs w:val="0"/>
          </w:rPr>
          <w:delText xml:space="preserve">Risk of bias was evaluated using prompts based on the Cochrane RoB 2 tool, implemented via LLMs. Two independent reviewers performed assessments, with conflicts resolved through deliberation. </w:delText>
        </w:r>
      </w:del>
    </w:p>
    <w:p w14:paraId="26D2B472">
      <w:pPr>
        <w:jc w:val="both"/>
        <w:rPr>
          <w:del w:id="497" w:author="lpp" w:date="2025-06-22T16:37:00Z"/>
          <w:rFonts w:ascii="Times New Roman" w:hAnsi="Times New Roman" w:cs="Times New Roman"/>
          <w:b w:val="0"/>
          <w:bCs w:val="0"/>
        </w:rPr>
      </w:pPr>
    </w:p>
    <w:p w14:paraId="7C61343B">
      <w:pPr>
        <w:jc w:val="both"/>
        <w:rPr>
          <w:del w:id="498" w:author="lpp" w:date="2025-06-22T16:37:00Z"/>
          <w:rFonts w:hint="default" w:ascii="Times New Roman" w:hAnsi="Times New Roman" w:cs="Times New Roman" w:eastAsiaTheme="minorEastAsia"/>
          <w:b w:val="0"/>
          <w:bCs w:val="0"/>
          <w:lang w:eastAsia="zh-CN"/>
        </w:rPr>
      </w:pPr>
      <w:del w:id="499" w:author="lpp" w:date="2025-06-22T16:37:00Z">
        <w:r>
          <w:rPr>
            <w:rFonts w:ascii="Times New Roman" w:hAnsi="Times New Roman" w:cs="Times New Roman"/>
            <w:b w:val="0"/>
            <w:bCs w:val="0"/>
          </w:rPr>
          <w:delText xml:space="preserve">2.6. Data Synthesis and Meta-Analysis </w:delText>
        </w:r>
      </w:del>
    </w:p>
    <w:p w14:paraId="381DABD4">
      <w:pPr>
        <w:jc w:val="both"/>
        <w:rPr>
          <w:del w:id="500" w:author="lpp" w:date="2025-06-22T16:37:00Z"/>
          <w:rFonts w:hint="default" w:ascii="Times New Roman" w:hAnsi="Times New Roman" w:cs="Times New Roman" w:eastAsiaTheme="minorEastAsia"/>
          <w:b w:val="0"/>
          <w:bCs w:val="0"/>
          <w:lang w:eastAsia="zh-CN"/>
        </w:rPr>
      </w:pPr>
      <w:del w:id="501" w:author="lpp" w:date="2025-06-22T16:37:00Z">
        <w:r>
          <w:rPr>
            <w:rFonts w:ascii="Times New Roman" w:hAnsi="Times New Roman" w:cs="Times New Roman"/>
            <w:b w:val="0"/>
            <w:bCs w:val="0"/>
          </w:rPr>
          <w:delText xml:space="preserve">Meta-analyses were planned for outcomes reported in ≥5 studies. Summary measures included standardized mean differences (SMD) with 95% confidence intervals (CI) and *I*² statistics to quantify heterogeneity. Random-effects models were implemented in R statistical software. </w:delText>
        </w:r>
      </w:del>
    </w:p>
    <w:p w14:paraId="6555A92C">
      <w:pPr>
        <w:jc w:val="both"/>
        <w:rPr>
          <w:del w:id="502" w:author="lpp" w:date="2025-06-22T16:37:00Z"/>
          <w:rFonts w:ascii="Times New Roman" w:hAnsi="Times New Roman" w:cs="Times New Roman"/>
          <w:b w:val="0"/>
          <w:bCs w:val="0"/>
        </w:rPr>
      </w:pPr>
    </w:p>
    <w:p w14:paraId="2247EFED">
      <w:pPr>
        <w:jc w:val="both"/>
        <w:rPr>
          <w:del w:id="503" w:author="lpp" w:date="2025-06-22T16:37:00Z"/>
          <w:rFonts w:hint="default" w:ascii="Times New Roman" w:hAnsi="Times New Roman" w:cs="Times New Roman" w:eastAsiaTheme="minorEastAsia"/>
          <w:b w:val="0"/>
          <w:bCs w:val="0"/>
          <w:lang w:eastAsia="zh-CN"/>
        </w:rPr>
      </w:pPr>
      <w:del w:id="504" w:author="lpp" w:date="2025-06-22T16:37:00Z">
        <w:r>
          <w:rPr>
            <w:rFonts w:ascii="Times New Roman" w:hAnsi="Times New Roman" w:cs="Times New Roman"/>
            <w:b w:val="0"/>
            <w:bCs w:val="0"/>
          </w:rPr>
          <w:delText xml:space="preserve">2.7. Subgroup Analyses </w:delText>
        </w:r>
      </w:del>
    </w:p>
    <w:p w14:paraId="3CCC2300">
      <w:pPr>
        <w:jc w:val="both"/>
        <w:rPr>
          <w:del w:id="505" w:author="lpp" w:date="2025-06-22T16:37:00Z"/>
          <w:rFonts w:hint="default" w:ascii="Times New Roman" w:hAnsi="Times New Roman" w:cs="Times New Roman" w:eastAsiaTheme="minorEastAsia"/>
          <w:b w:val="0"/>
          <w:bCs w:val="0"/>
          <w:lang w:eastAsia="zh-CN"/>
        </w:rPr>
      </w:pPr>
      <w:del w:id="506" w:author="lpp" w:date="2025-06-22T16:37:00Z">
        <w:r>
          <w:rPr>
            <w:rFonts w:ascii="Times New Roman" w:hAnsi="Times New Roman" w:cs="Times New Roman"/>
            <w:b w:val="0"/>
            <w:bCs w:val="0"/>
          </w:rPr>
          <w:delText xml:space="preserve">Pre-specified subgroup analyses examined potential effect modifiers: </w:delText>
        </w:r>
      </w:del>
    </w:p>
    <w:p w14:paraId="7E6790E9">
      <w:pPr>
        <w:jc w:val="both"/>
        <w:rPr>
          <w:del w:id="507" w:author="lpp" w:date="2025-06-22T16:37:00Z"/>
          <w:rFonts w:hint="default" w:ascii="Times New Roman" w:hAnsi="Times New Roman" w:cs="Times New Roman" w:eastAsiaTheme="minorEastAsia"/>
          <w:b w:val="0"/>
          <w:bCs w:val="0"/>
          <w:lang w:eastAsia="zh-CN"/>
        </w:rPr>
      </w:pPr>
      <w:del w:id="508" w:author="lpp" w:date="2025-06-22T16:37:00Z">
        <w:r>
          <w:rPr>
            <w:rFonts w:ascii="Times New Roman" w:hAnsi="Times New Roman" w:cs="Times New Roman"/>
            <w:b w:val="0"/>
            <w:bCs w:val="0"/>
          </w:rPr>
          <w:delText xml:space="preserve">- X-ray dosage parameters (low vs. high dose) </w:delText>
        </w:r>
      </w:del>
    </w:p>
    <w:p w14:paraId="662F39A5">
      <w:pPr>
        <w:jc w:val="both"/>
        <w:rPr>
          <w:del w:id="509" w:author="lpp" w:date="2025-06-22T16:37:00Z"/>
          <w:rFonts w:hint="default" w:ascii="Times New Roman" w:hAnsi="Times New Roman" w:cs="Times New Roman" w:eastAsiaTheme="minorEastAsia"/>
          <w:b w:val="0"/>
          <w:bCs w:val="0"/>
          <w:lang w:eastAsia="zh-CN"/>
        </w:rPr>
      </w:pPr>
      <w:del w:id="510" w:author="lpp" w:date="2025-06-22T16:37:00Z">
        <w:r>
          <w:rPr>
            <w:rFonts w:ascii="Times New Roman" w:hAnsi="Times New Roman" w:cs="Times New Roman"/>
            <w:b w:val="0"/>
            <w:bCs w:val="0"/>
          </w:rPr>
          <w:delText xml:space="preserve">- Tumor histology </w:delText>
        </w:r>
      </w:del>
    </w:p>
    <w:p w14:paraId="3CC36AA6">
      <w:pPr>
        <w:jc w:val="both"/>
        <w:rPr>
          <w:del w:id="511" w:author="lpp" w:date="2025-06-22T16:37:00Z"/>
          <w:rFonts w:hint="default" w:ascii="Times New Roman" w:hAnsi="Times New Roman" w:cs="Times New Roman" w:eastAsiaTheme="minorEastAsia"/>
          <w:b w:val="0"/>
          <w:bCs w:val="0"/>
          <w:lang w:eastAsia="zh-CN"/>
        </w:rPr>
      </w:pPr>
      <w:del w:id="512" w:author="lpp" w:date="2025-06-22T16:37:00Z">
        <w:r>
          <w:rPr>
            <w:rFonts w:ascii="Times New Roman" w:hAnsi="Times New Roman" w:cs="Times New Roman"/>
            <w:b w:val="0"/>
            <w:bCs w:val="0"/>
          </w:rPr>
          <w:delText xml:space="preserve">- Murine strain differences </w:delText>
        </w:r>
      </w:del>
    </w:p>
    <w:p w14:paraId="2FDF37E0">
      <w:pPr>
        <w:jc w:val="both"/>
        <w:rPr>
          <w:del w:id="513" w:author="lpp" w:date="2025-06-22T16:37:00Z"/>
          <w:rFonts w:hint="default" w:ascii="Times New Roman" w:hAnsi="Times New Roman" w:cs="Times New Roman" w:eastAsiaTheme="minorEastAsia"/>
          <w:b w:val="0"/>
          <w:bCs w:val="0"/>
          <w:lang w:eastAsia="zh-CN"/>
        </w:rPr>
      </w:pPr>
      <w:del w:id="514" w:author="lpp" w:date="2025-06-22T16:37:00Z">
        <w:r>
          <w:rPr>
            <w:rFonts w:ascii="Times New Roman" w:hAnsi="Times New Roman" w:cs="Times New Roman"/>
            <w:b w:val="0"/>
            <w:bCs w:val="0"/>
          </w:rPr>
          <w:delText xml:space="preserve">- Biological sex </w:delText>
        </w:r>
      </w:del>
    </w:p>
    <w:p w14:paraId="216F507D">
      <w:pPr>
        <w:jc w:val="both"/>
        <w:rPr>
          <w:del w:id="515" w:author="lpp" w:date="2025-06-22T16:37:00Z"/>
          <w:rFonts w:hint="default" w:ascii="Times New Roman" w:hAnsi="Times New Roman" w:cs="Times New Roman" w:eastAsiaTheme="minorEastAsia"/>
          <w:b w:val="0"/>
          <w:bCs w:val="0"/>
          <w:lang w:eastAsia="zh-CN"/>
        </w:rPr>
      </w:pPr>
      <w:del w:id="516" w:author="lpp" w:date="2025-06-22T16:37:00Z">
        <w:r>
          <w:rPr>
            <w:rFonts w:ascii="Times New Roman" w:hAnsi="Times New Roman" w:cs="Times New Roman"/>
            <w:b w:val="0"/>
            <w:bCs w:val="0"/>
          </w:rPr>
          <w:delText xml:space="preserve">- Age </w:delText>
        </w:r>
      </w:del>
    </w:p>
    <w:p w14:paraId="466F8328">
      <w:pPr>
        <w:jc w:val="both"/>
        <w:rPr>
          <w:del w:id="517" w:author="lpp" w:date="2025-06-22T16:37:00Z"/>
          <w:rFonts w:ascii="Times New Roman" w:hAnsi="Times New Roman" w:cs="Times New Roman"/>
          <w:b w:val="0"/>
          <w:bCs w:val="0"/>
        </w:rPr>
      </w:pPr>
    </w:p>
    <w:p w14:paraId="3F0774C4">
      <w:pPr>
        <w:jc w:val="both"/>
        <w:rPr>
          <w:del w:id="518" w:author="lpp" w:date="2025-06-22T16:37:00Z"/>
          <w:rFonts w:hint="default" w:ascii="Times New Roman" w:hAnsi="Times New Roman" w:cs="Times New Roman" w:eastAsiaTheme="minorEastAsia"/>
          <w:b w:val="0"/>
          <w:bCs w:val="0"/>
          <w:lang w:eastAsia="zh-CN"/>
        </w:rPr>
      </w:pPr>
      <w:del w:id="519" w:author="lpp" w:date="2025-06-22T16:37:00Z">
        <w:r>
          <w:rPr>
            <w:rFonts w:ascii="Times New Roman" w:hAnsi="Times New Roman" w:cs="Times New Roman"/>
            <w:b w:val="0"/>
            <w:bCs w:val="0"/>
          </w:rPr>
          <w:delText xml:space="preserve">2.8. Protocol Deviations </w:delText>
        </w:r>
      </w:del>
    </w:p>
    <w:p w14:paraId="1C1757E0">
      <w:pPr>
        <w:jc w:val="both"/>
        <w:rPr>
          <w:del w:id="520" w:author="lpp" w:date="2025-06-22T16:37:00Z"/>
          <w:rFonts w:hint="default" w:ascii="Times New Roman" w:hAnsi="Times New Roman" w:cs="Times New Roman" w:eastAsiaTheme="minorEastAsia"/>
          <w:b w:val="0"/>
          <w:bCs w:val="0"/>
          <w:lang w:eastAsia="zh-CN"/>
        </w:rPr>
      </w:pPr>
      <w:del w:id="521" w:author="lpp" w:date="2025-06-22T16:37:00Z">
        <w:r>
          <w:rPr>
            <w:rFonts w:ascii="Times New Roman" w:hAnsi="Times New Roman" w:cs="Times New Roman"/>
            <w:b w:val="0"/>
            <w:bCs w:val="0"/>
          </w:rPr>
          <w:delText xml:space="preserve">No major deviations from the pre-registered protocol occurred. The use of AI-assisted screening and bias assessment tools represented an innovative adaptation to enhance efficiency while maintaining rigorous human oversight at all critical decision points. </w:delText>
        </w:r>
      </w:del>
    </w:p>
    <w:p w14:paraId="4692E997">
      <w:pPr>
        <w:jc w:val="both"/>
        <w:rPr>
          <w:del w:id="522" w:author="lpp" w:date="2025-06-22T16:37:00Z"/>
          <w:rFonts w:ascii="Times New Roman" w:hAnsi="Times New Roman" w:cs="Times New Roman"/>
          <w:b w:val="0"/>
          <w:bCs w:val="0"/>
        </w:rPr>
      </w:pPr>
    </w:p>
    <w:p w14:paraId="0D182F0F">
      <w:pPr>
        <w:jc w:val="both"/>
        <w:rPr>
          <w:del w:id="523" w:author="lpp" w:date="2025-06-22T16:37:00Z"/>
          <w:rFonts w:hint="default" w:ascii="Times New Roman" w:hAnsi="Times New Roman" w:cs="Times New Roman" w:eastAsiaTheme="minorEastAsia"/>
          <w:b w:val="0"/>
          <w:bCs w:val="0"/>
          <w:lang w:eastAsia="zh-CN"/>
        </w:rPr>
      </w:pPr>
      <w:del w:id="524" w:author="lpp" w:date="2025-06-22T16:37:00Z">
        <w:r>
          <w:rPr>
            <w:rFonts w:ascii="Times New Roman" w:hAnsi="Times New Roman" w:cs="Times New Roman"/>
            <w:b w:val="0"/>
            <w:bCs w:val="0"/>
          </w:rPr>
          <w:delText xml:space="preserve">1. Page MJ, McKenzie JE, Bossuyt PM, et al. The PRISMA 2020 statement: An updated guideline for reporting systematic reviews. *BMJ*. 2021;372:n71. </w:delText>
        </w:r>
      </w:del>
    </w:p>
    <w:p w14:paraId="73D206D2">
      <w:pPr>
        <w:jc w:val="both"/>
        <w:rPr>
          <w:del w:id="525" w:author="lpp" w:date="2025-06-22T16:37:00Z"/>
          <w:rFonts w:ascii="Times New Roman" w:hAnsi="Times New Roman" w:cs="Times New Roman"/>
          <w:b w:val="0"/>
          <w:bCs w:val="0"/>
        </w:rPr>
      </w:pPr>
      <w:del w:id="526" w:author="lpp" w:date="2025-06-22T16:37:00Z">
        <w:r>
          <w:rPr>
            <w:rFonts w:ascii="Times New Roman" w:hAnsi="Times New Roman" w:cs="Times New Roman"/>
            <w:b w:val="0"/>
            <w:bCs w:val="0"/>
          </w:rPr>
          <w:delText>2. Higgins JPT, Savović J, Page MJ, et al. Cochrane RoB 2 tool for randomized trials. *Cochrane Handbook*. 2023.</w:delText>
        </w:r>
      </w:del>
    </w:p>
    <w:p w14:paraId="5B5CA537">
      <w:pPr>
        <w:jc w:val="both"/>
        <w:rPr>
          <w:del w:id="527" w:author="lpp" w:date="2025-06-22T16:37:00Z"/>
          <w:rFonts w:ascii="Times New Roman" w:hAnsi="Times New Roman" w:cs="Times New Roman"/>
          <w:b w:val="0"/>
          <w:bCs w:val="0"/>
        </w:rPr>
      </w:pPr>
    </w:p>
    <w:p w14:paraId="0C3B23CC">
      <w:pPr>
        <w:jc w:val="both"/>
        <w:rPr>
          <w:del w:id="528" w:author="lpp" w:date="2025-06-22T16:37:00Z"/>
          <w:rFonts w:ascii="Times New Roman" w:hAnsi="Times New Roman" w:cs="Times New Roman"/>
          <w:b w:val="0"/>
          <w:bCs w:val="0"/>
        </w:rPr>
      </w:pPr>
      <w:del w:id="529" w:author="lpp" w:date="2025-06-22T16:37:00Z">
        <w:r>
          <w:rPr>
            <w:rFonts w:ascii="Times New Roman" w:hAnsi="Times New Roman" w:cs="Times New Roman"/>
            <w:b w:val="0"/>
            <w:bCs w:val="0"/>
          </w:rPr>
          <w:delText>3. Results</w:delText>
        </w:r>
      </w:del>
    </w:p>
    <w:p w14:paraId="53D90367">
      <w:pPr>
        <w:jc w:val="both"/>
        <w:rPr>
          <w:del w:id="530" w:author="lpp" w:date="2025-06-22T16:37:01Z"/>
          <w:rFonts w:ascii="Times New Roman" w:hAnsi="Times New Roman" w:cs="Times New Roman"/>
          <w:b w:val="0"/>
          <w:bCs w:val="0"/>
        </w:rPr>
      </w:pPr>
    </w:p>
    <w:p w14:paraId="47646C65">
      <w:pPr>
        <w:jc w:val="both"/>
        <w:rPr>
          <w:del w:id="531" w:author="lpp" w:date="2025-06-22T16:37:01Z"/>
          <w:rFonts w:hint="default" w:ascii="Times New Roman" w:hAnsi="Times New Roman" w:cs="Times New Roman" w:eastAsiaTheme="minorEastAsia"/>
          <w:b w:val="0"/>
          <w:bCs w:val="0"/>
          <w:lang w:eastAsia="zh-CN"/>
        </w:rPr>
      </w:pPr>
      <w:del w:id="532" w:author="lpp" w:date="2025-06-22T16:37:01Z">
        <w:r>
          <w:rPr>
            <w:rFonts w:ascii="Times New Roman" w:hAnsi="Times New Roman" w:cs="Times New Roman"/>
            <w:b w:val="0"/>
            <w:bCs w:val="0"/>
          </w:rPr>
          <w:delText xml:space="preserve">3. Results </w:delText>
        </w:r>
      </w:del>
    </w:p>
    <w:p w14:paraId="729F40B2">
      <w:pPr>
        <w:jc w:val="both"/>
        <w:rPr>
          <w:del w:id="533" w:author="lpp" w:date="2025-06-22T16:37:32Z"/>
          <w:rFonts w:ascii="Times New Roman" w:hAnsi="Times New Roman" w:cs="Times New Roman"/>
          <w:b w:val="0"/>
          <w:bCs w:val="0"/>
        </w:rPr>
      </w:pPr>
    </w:p>
    <w:p w14:paraId="6281DCFB">
      <w:pPr>
        <w:jc w:val="both"/>
        <w:rPr>
          <w:del w:id="534" w:author="lpp" w:date="2025-06-22T16:37:32Z"/>
          <w:rFonts w:hint="default" w:ascii="Times New Roman" w:hAnsi="Times New Roman" w:cs="Times New Roman" w:eastAsiaTheme="minorEastAsia"/>
          <w:b w:val="0"/>
          <w:bCs w:val="0"/>
          <w:lang w:eastAsia="zh-CN"/>
        </w:rPr>
      </w:pPr>
      <w:del w:id="535" w:author="lpp" w:date="2025-06-22T16:37:32Z">
        <w:r>
          <w:rPr>
            <w:rFonts w:ascii="Times New Roman" w:hAnsi="Times New Roman" w:cs="Times New Roman"/>
            <w:b w:val="0"/>
            <w:bCs w:val="0"/>
          </w:rPr>
          <w:delText xml:space="preserve">3.1. Identification and Screening of Studies </w:delText>
        </w:r>
      </w:del>
    </w:p>
    <w:p w14:paraId="2B076DD0">
      <w:pPr>
        <w:jc w:val="both"/>
        <w:rPr>
          <w:del w:id="536" w:author="lpp" w:date="2025-06-22T16:37:32Z"/>
          <w:rFonts w:hint="default" w:ascii="Times New Roman" w:hAnsi="Times New Roman" w:cs="Times New Roman" w:eastAsiaTheme="minorEastAsia"/>
          <w:b w:val="0"/>
          <w:bCs w:val="0"/>
          <w:lang w:eastAsia="zh-CN"/>
        </w:rPr>
      </w:pPr>
      <w:del w:id="537" w:author="lpp" w:date="2025-06-22T16:37:32Z">
        <w:r>
          <w:rPr>
            <w:rFonts w:ascii="Times New Roman" w:hAnsi="Times New Roman" w:cs="Times New Roman"/>
            <w:b w:val="0"/>
            <w:bCs w:val="0"/>
          </w:rPr>
          <w:delText xml:space="preserve">Our systematic search identified 5,598 unique articles, all of which underwent title and abstract screening. This phase excluded 4,300 studies, primarily due to mismatches in study design (23.5%, 1,314/5,598), publication type (19.1%, 1,068/5,598), species (19.3%, 1,078/5,598), intervention conditions (13.4%, 749/5,598), or outcome relevance (3.6%, 204/5,598). Full-text review of the remaining 1,298 articles led to the exclusion of 1,026 studies, with 272 meeting inclusion criteria. At this stage, incompatible study designs accounted for the largest proportion of exclusions (23.3%, 302/1,298), followed by intervention conditions (16.9%, 220/1,298) and outcome measures (19.6%, 255/1,298) (Fig. 1; Appendix Table A1). </w:delText>
        </w:r>
      </w:del>
    </w:p>
    <w:p w14:paraId="570C9C3A">
      <w:pPr>
        <w:jc w:val="both"/>
        <w:rPr>
          <w:del w:id="538" w:author="lpp" w:date="2025-06-22T16:37:32Z"/>
          <w:rFonts w:ascii="Times New Roman" w:hAnsi="Times New Roman" w:cs="Times New Roman"/>
          <w:b w:val="0"/>
          <w:bCs w:val="0"/>
        </w:rPr>
      </w:pPr>
    </w:p>
    <w:p w14:paraId="19D24AD8">
      <w:pPr>
        <w:jc w:val="both"/>
        <w:rPr>
          <w:del w:id="539" w:author="lpp" w:date="2025-06-22T16:37:32Z"/>
          <w:rFonts w:hint="default" w:ascii="Times New Roman" w:hAnsi="Times New Roman" w:cs="Times New Roman" w:eastAsiaTheme="minorEastAsia"/>
          <w:b w:val="0"/>
          <w:bCs w:val="0"/>
          <w:lang w:eastAsia="zh-CN"/>
        </w:rPr>
      </w:pPr>
      <w:del w:id="540" w:author="lpp" w:date="2025-06-22T16:37:32Z">
        <w:r>
          <w:rPr>
            <w:rFonts w:ascii="Times New Roman" w:hAnsi="Times New Roman" w:cs="Times New Roman"/>
            <w:b w:val="0"/>
            <w:bCs w:val="0"/>
          </w:rPr>
          <w:delText xml:space="preserve">3.2. Study Characteristics </w:delText>
        </w:r>
      </w:del>
    </w:p>
    <w:p w14:paraId="338DF7EB">
      <w:pPr>
        <w:jc w:val="both"/>
        <w:rPr>
          <w:del w:id="541" w:author="lpp" w:date="2025-06-22T16:37:32Z"/>
          <w:rFonts w:hint="default" w:ascii="Times New Roman" w:hAnsi="Times New Roman" w:cs="Times New Roman" w:eastAsiaTheme="minorEastAsia"/>
          <w:b w:val="0"/>
          <w:bCs w:val="0"/>
          <w:lang w:eastAsia="zh-CN"/>
        </w:rPr>
      </w:pPr>
      <w:del w:id="542" w:author="lpp" w:date="2025-06-22T16:37:32Z">
        <w:r>
          <w:rPr>
            <w:rFonts w:ascii="Times New Roman" w:hAnsi="Times New Roman" w:cs="Times New Roman"/>
            <w:b w:val="0"/>
            <w:bCs w:val="0"/>
          </w:rPr>
          <w:delText xml:space="preserve">The 272 included studies primarily used female C57BL/6 and BALB/c mouse models (ages 4–12 weeks at experimentation onset). Four tumor types were represented: breast cancer (32%), melanoma (28%), colon cancer (22%), and pancreatic cancer (18%). X-ray doses ranged widely (0.5–150 Gy), reflecting methodological heterogeneity. Key endpoints included tumor-infiltrating CD8+ and CD4+ T cell dynamics, regulatory T cell (Treg) proportions, cytokine levels (IFN-γ, IFN-β), and immune checkpoint markers (e.g., PD-L1) (Fig. 2; Appendix Table A2). </w:delText>
        </w:r>
      </w:del>
    </w:p>
    <w:p w14:paraId="686CB5BB">
      <w:pPr>
        <w:jc w:val="both"/>
        <w:rPr>
          <w:del w:id="543" w:author="lpp" w:date="2025-06-22T16:37:32Z"/>
          <w:rFonts w:ascii="Times New Roman" w:hAnsi="Times New Roman" w:cs="Times New Roman"/>
          <w:b w:val="0"/>
          <w:bCs w:val="0"/>
        </w:rPr>
      </w:pPr>
    </w:p>
    <w:p w14:paraId="2D84AC17">
      <w:pPr>
        <w:jc w:val="both"/>
        <w:rPr>
          <w:del w:id="544" w:author="lpp" w:date="2025-06-22T16:37:32Z"/>
          <w:rFonts w:hint="default" w:ascii="Times New Roman" w:hAnsi="Times New Roman" w:cs="Times New Roman" w:eastAsiaTheme="minorEastAsia"/>
          <w:b w:val="0"/>
          <w:bCs w:val="0"/>
          <w:lang w:eastAsia="zh-CN"/>
        </w:rPr>
      </w:pPr>
      <w:del w:id="545" w:author="lpp" w:date="2025-06-22T16:37:32Z">
        <w:r>
          <w:rPr>
            <w:rFonts w:ascii="Times New Roman" w:hAnsi="Times New Roman" w:cs="Times New Roman"/>
            <w:b w:val="0"/>
            <w:bCs w:val="0"/>
          </w:rPr>
          <w:delText xml:space="preserve">3.3. Meta-analysis Results </w:delText>
        </w:r>
      </w:del>
    </w:p>
    <w:p w14:paraId="55CAAA13">
      <w:pPr>
        <w:jc w:val="both"/>
        <w:rPr>
          <w:del w:id="546" w:author="lpp" w:date="2025-06-22T16:37:32Z"/>
          <w:rFonts w:hint="default" w:ascii="Times New Roman" w:hAnsi="Times New Roman" w:cs="Times New Roman" w:eastAsiaTheme="minorEastAsia"/>
          <w:b w:val="0"/>
          <w:bCs w:val="0"/>
          <w:lang w:eastAsia="zh-CN"/>
        </w:rPr>
      </w:pPr>
      <w:del w:id="547" w:author="lpp" w:date="2025-06-22T16:37:32Z">
        <w:r>
          <w:rPr>
            <w:rFonts w:ascii="Times New Roman" w:hAnsi="Times New Roman" w:cs="Times New Roman"/>
            <w:b w:val="0"/>
            <w:bCs w:val="0"/>
          </w:rPr>
          <w:delText xml:space="preserve">Meta-analyses revealed significant increases in CD8+ T cell infiltration (SMD = 0.61, 95% CI [0.40, 0.82], *p* &lt; 0.001) and CD4+ T cell proportions (SMD = 0.37, 95% CI [0.11, 0.64], *p* = 0.005), though the latter effect was smaller. Cytokine responses were robust, with IFN-γ (SMD = 0.64) and IFN-β (SMD = 2.01) both showing strong effects (*p* &lt; 0.003). Treg changes approached significance (SMD = 0.56, *p* = 0.07), while PD-L1 expression had the largest effect magnitude (SMD = 1.09, *p* &lt; 0.001). Heterogeneity was moderate for most outcomes (I² = 40–54%) but high for IFN-β (I² = 80%), likely due to variability in dose-response protocols (Fig. 3; Appendix Table A3). </w:delText>
        </w:r>
      </w:del>
    </w:p>
    <w:p w14:paraId="5AEB6BD3">
      <w:pPr>
        <w:jc w:val="both"/>
        <w:rPr>
          <w:del w:id="548" w:author="lpp" w:date="2025-06-22T16:37:32Z"/>
          <w:rFonts w:ascii="Times New Roman" w:hAnsi="Times New Roman" w:cs="Times New Roman"/>
          <w:b w:val="0"/>
          <w:bCs w:val="0"/>
        </w:rPr>
      </w:pPr>
    </w:p>
    <w:p w14:paraId="14945E17">
      <w:pPr>
        <w:jc w:val="both"/>
        <w:rPr>
          <w:del w:id="549" w:author="lpp" w:date="2025-06-22T16:37:32Z"/>
          <w:rFonts w:hint="default" w:ascii="Times New Roman" w:hAnsi="Times New Roman" w:cs="Times New Roman" w:eastAsiaTheme="minorEastAsia"/>
          <w:b w:val="0"/>
          <w:bCs w:val="0"/>
          <w:lang w:eastAsia="zh-CN"/>
        </w:rPr>
      </w:pPr>
      <w:del w:id="550" w:author="lpp" w:date="2025-06-22T16:37:32Z">
        <w:r>
          <w:rPr>
            <w:rFonts w:ascii="Times New Roman" w:hAnsi="Times New Roman" w:cs="Times New Roman"/>
            <w:b w:val="0"/>
            <w:bCs w:val="0"/>
          </w:rPr>
          <w:delText xml:space="preserve">3.4. Subgroup Analyses </w:delText>
        </w:r>
      </w:del>
    </w:p>
    <w:p w14:paraId="1AEA4311">
      <w:pPr>
        <w:jc w:val="both"/>
        <w:rPr>
          <w:del w:id="551" w:author="lpp" w:date="2025-06-22T16:37:32Z"/>
          <w:rFonts w:hint="default" w:ascii="Times New Roman" w:hAnsi="Times New Roman" w:cs="Times New Roman" w:eastAsiaTheme="minorEastAsia"/>
          <w:b w:val="0"/>
          <w:bCs w:val="0"/>
          <w:lang w:eastAsia="zh-CN"/>
        </w:rPr>
      </w:pPr>
      <w:del w:id="552" w:author="lpp" w:date="2025-06-22T16:37:32Z">
        <w:r>
          <w:rPr>
            <w:rFonts w:ascii="Times New Roman" w:hAnsi="Times New Roman" w:cs="Times New Roman"/>
            <w:b w:val="0"/>
            <w:bCs w:val="0"/>
          </w:rPr>
          <w:delText xml:space="preserve">Strain-specific differences emerged: C57BL/6 mice exhibited stronger CD8+ responses (SMD = 0.676) than BALB/c (SMD = 0.091). Tumor type significantly influenced outcomes, with breast cancer models showing the highest CD8+ enhancement (SMD = 1.520) and pancreatic models the lowest (SMD = 0.334). Dose-response relationships were nonlinear; maximal CD8+ recruitment occurred at 5–8 Gy (SMD = 1.604 and 1.079), whereas 15–20 Gy doses had negligible effects. IFN-β responses varied sharply by dose, with 20 Gy yielding the largest effect (SMD = 3.053) and 16 Gy showing minimal impact. Age modulated Treg dynamics, with 4–8-week-old animals displaying stronger suppression (SMD = 1.448) (Figs. 4–6; Appendix Tables A4–A6). </w:delText>
        </w:r>
      </w:del>
    </w:p>
    <w:p w14:paraId="281BAB2F">
      <w:pPr>
        <w:jc w:val="both"/>
        <w:rPr>
          <w:del w:id="553" w:author="lpp" w:date="2025-06-22T16:37:32Z"/>
          <w:rFonts w:ascii="Times New Roman" w:hAnsi="Times New Roman" w:cs="Times New Roman"/>
          <w:b w:val="0"/>
          <w:bCs w:val="0"/>
        </w:rPr>
      </w:pPr>
    </w:p>
    <w:p w14:paraId="4882F2E8">
      <w:pPr>
        <w:jc w:val="both"/>
        <w:rPr>
          <w:del w:id="554" w:author="lpp" w:date="2025-06-22T16:37:32Z"/>
          <w:rFonts w:hint="default" w:ascii="Times New Roman" w:hAnsi="Times New Roman" w:cs="Times New Roman" w:eastAsiaTheme="minorEastAsia"/>
          <w:b w:val="0"/>
          <w:bCs w:val="0"/>
          <w:lang w:eastAsia="zh-CN"/>
        </w:rPr>
      </w:pPr>
      <w:del w:id="555" w:author="lpp" w:date="2025-06-22T16:37:32Z">
        <w:r>
          <w:rPr>
            <w:rFonts w:ascii="Times New Roman" w:hAnsi="Times New Roman" w:cs="Times New Roman"/>
            <w:b w:val="0"/>
            <w:bCs w:val="0"/>
          </w:rPr>
          <w:delText xml:space="preserve">3.5. Publication Bias </w:delText>
        </w:r>
      </w:del>
    </w:p>
    <w:p w14:paraId="62AD7709">
      <w:pPr>
        <w:jc w:val="both"/>
        <w:rPr>
          <w:del w:id="556" w:author="lpp" w:date="2025-06-22T16:37:32Z"/>
          <w:rFonts w:hint="default" w:ascii="Times New Roman" w:hAnsi="Times New Roman" w:cs="Times New Roman" w:eastAsiaTheme="minorEastAsia"/>
          <w:b w:val="0"/>
          <w:bCs w:val="0"/>
          <w:lang w:eastAsia="zh-CN"/>
        </w:rPr>
      </w:pPr>
      <w:del w:id="557" w:author="lpp" w:date="2025-06-22T16:37:32Z">
        <w:r>
          <w:rPr>
            <w:rFonts w:ascii="Times New Roman" w:hAnsi="Times New Roman" w:cs="Times New Roman"/>
            <w:b w:val="0"/>
            <w:bCs w:val="0"/>
          </w:rPr>
          <w:delText xml:space="preserve">Funnel plot asymmetry and Egger’s tests indicated potential bias for CD4+ T cells (*p* = 0.0035), PD-L1 (*p* = 0.0002), and IFN-β (*p* = 0.031), suggesting overestimation due to unpublished null findings. CD8+ T cell and IFN-γ analyses showed minimal bias (*p* = 0.2037 and 0.1101, respectively), while Treg data were marginally nonsignificant (*p* = 0.1143). These findings warrant caution in interpreting CD4+, PD-L1, and IFN-β results (Appendix Table A7). </w:delText>
        </w:r>
      </w:del>
    </w:p>
    <w:p w14:paraId="33BC7C6C">
      <w:pPr>
        <w:jc w:val="both"/>
        <w:rPr>
          <w:del w:id="558" w:author="lpp" w:date="2025-06-22T16:37:32Z"/>
          <w:rFonts w:ascii="Times New Roman" w:hAnsi="Times New Roman" w:cs="Times New Roman"/>
          <w:b w:val="0"/>
          <w:bCs w:val="0"/>
        </w:rPr>
      </w:pPr>
    </w:p>
    <w:p w14:paraId="60FE0124">
      <w:pPr>
        <w:jc w:val="both"/>
        <w:rPr>
          <w:del w:id="559" w:author="lpp" w:date="2025-06-22T16:37:32Z"/>
          <w:rFonts w:hint="default" w:ascii="Times New Roman" w:hAnsi="Times New Roman" w:cs="Times New Roman" w:eastAsiaTheme="minorEastAsia"/>
          <w:b w:val="0"/>
          <w:bCs w:val="0"/>
          <w:lang w:eastAsia="zh-CN"/>
        </w:rPr>
      </w:pPr>
      <w:del w:id="560" w:author="lpp" w:date="2025-06-22T16:37:32Z">
        <w:r>
          <w:rPr>
            <w:rFonts w:ascii="Times New Roman" w:hAnsi="Times New Roman" w:cs="Times New Roman"/>
            <w:b w:val="0"/>
            <w:bCs w:val="0"/>
          </w:rPr>
          <w:delText xml:space="preserve">--- </w:delText>
        </w:r>
      </w:del>
    </w:p>
    <w:p w14:paraId="0B7EADFA">
      <w:pPr>
        <w:jc w:val="both"/>
        <w:rPr>
          <w:del w:id="561" w:author="lpp" w:date="2025-06-22T16:37:32Z"/>
          <w:rFonts w:hint="default" w:ascii="Times New Roman" w:hAnsi="Times New Roman" w:cs="Times New Roman" w:eastAsiaTheme="minorEastAsia"/>
          <w:b w:val="0"/>
          <w:bCs w:val="0"/>
          <w:lang w:eastAsia="zh-CN"/>
        </w:rPr>
      </w:pPr>
      <w:del w:id="562" w:author="lpp" w:date="2025-06-22T16:37:32Z">
        <w:r>
          <w:rPr>
            <w:rFonts w:ascii="Times New Roman" w:hAnsi="Times New Roman" w:cs="Times New Roman"/>
            <w:b w:val="0"/>
            <w:bCs w:val="0"/>
          </w:rPr>
          <w:delText xml:space="preserve">Key revisions: </w:delText>
        </w:r>
      </w:del>
    </w:p>
    <w:p w14:paraId="15E518E1">
      <w:pPr>
        <w:jc w:val="both"/>
        <w:rPr>
          <w:del w:id="563" w:author="lpp" w:date="2025-06-22T16:37:32Z"/>
          <w:rFonts w:hint="default" w:ascii="Times New Roman" w:hAnsi="Times New Roman" w:cs="Times New Roman" w:eastAsiaTheme="minorEastAsia"/>
          <w:b w:val="0"/>
          <w:bCs w:val="0"/>
          <w:lang w:eastAsia="zh-CN"/>
        </w:rPr>
      </w:pPr>
      <w:del w:id="564" w:author="lpp" w:date="2025-06-22T16:37:32Z">
        <w:r>
          <w:rPr>
            <w:rFonts w:ascii="Times New Roman" w:hAnsi="Times New Roman" w:cs="Times New Roman"/>
            <w:b w:val="0"/>
            <w:bCs w:val="0"/>
          </w:rPr>
          <w:delText xml:space="preserve">1. Clarified tumor type consistency (removed "lung cancer" reference). </w:delText>
        </w:r>
      </w:del>
    </w:p>
    <w:p w14:paraId="10F8270A">
      <w:pPr>
        <w:jc w:val="both"/>
        <w:rPr>
          <w:del w:id="565" w:author="lpp" w:date="2025-06-22T16:37:32Z"/>
          <w:rFonts w:hint="default" w:ascii="Times New Roman" w:hAnsi="Times New Roman" w:cs="Times New Roman" w:eastAsiaTheme="minorEastAsia"/>
          <w:b w:val="0"/>
          <w:bCs w:val="0"/>
          <w:lang w:eastAsia="zh-CN"/>
        </w:rPr>
      </w:pPr>
      <w:del w:id="566" w:author="lpp" w:date="2025-06-22T16:37:32Z">
        <w:r>
          <w:rPr>
            <w:rFonts w:ascii="Times New Roman" w:hAnsi="Times New Roman" w:cs="Times New Roman"/>
            <w:b w:val="0"/>
            <w:bCs w:val="0"/>
          </w:rPr>
          <w:delText xml:space="preserve">2. Improved transitions (e.g., "Meta-analyses revealed" in Section 3.3). </w:delText>
        </w:r>
      </w:del>
    </w:p>
    <w:p w14:paraId="1AFE600F">
      <w:pPr>
        <w:jc w:val="both"/>
        <w:rPr>
          <w:del w:id="567" w:author="lpp" w:date="2025-06-22T16:37:32Z"/>
          <w:rFonts w:hint="default" w:ascii="Times New Roman" w:hAnsi="Times New Roman" w:cs="Times New Roman" w:eastAsiaTheme="minorEastAsia"/>
          <w:b w:val="0"/>
          <w:bCs w:val="0"/>
          <w:lang w:eastAsia="zh-CN"/>
        </w:rPr>
      </w:pPr>
      <w:del w:id="568" w:author="lpp" w:date="2025-06-22T16:37:32Z">
        <w:r>
          <w:rPr>
            <w:rFonts w:ascii="Times New Roman" w:hAnsi="Times New Roman" w:cs="Times New Roman"/>
            <w:b w:val="0"/>
            <w:bCs w:val="0"/>
          </w:rPr>
          <w:delText xml:space="preserve">3. Trimmed interpretive language (e.g., "suggesting developmental influences" → factual reporting). </w:delText>
        </w:r>
      </w:del>
    </w:p>
    <w:p w14:paraId="2BB7E67C">
      <w:pPr>
        <w:jc w:val="both"/>
        <w:rPr>
          <w:del w:id="569" w:author="lpp" w:date="2025-06-22T16:37:32Z"/>
          <w:rFonts w:hint="default" w:ascii="Times New Roman" w:hAnsi="Times New Roman" w:cs="Times New Roman" w:eastAsiaTheme="minorEastAsia"/>
          <w:b w:val="0"/>
          <w:bCs w:val="0"/>
          <w:lang w:eastAsia="zh-CN"/>
        </w:rPr>
      </w:pPr>
      <w:del w:id="570" w:author="lpp" w:date="2025-06-22T16:37:32Z">
        <w:r>
          <w:rPr>
            <w:rFonts w:ascii="Times New Roman" w:hAnsi="Times New Roman" w:cs="Times New Roman"/>
            <w:b w:val="0"/>
            <w:bCs w:val="0"/>
          </w:rPr>
          <w:delText xml:space="preserve">4. Tightened phrasing (e.g., "underscoring rigorous adherence" removed). </w:delText>
        </w:r>
      </w:del>
    </w:p>
    <w:p w14:paraId="4911DE04">
      <w:pPr>
        <w:jc w:val="both"/>
        <w:rPr>
          <w:del w:id="571" w:author="lpp" w:date="2025-06-22T16:37:32Z"/>
          <w:rFonts w:ascii="Times New Roman" w:hAnsi="Times New Roman" w:cs="Times New Roman"/>
          <w:b w:val="0"/>
          <w:bCs w:val="0"/>
        </w:rPr>
      </w:pPr>
      <w:del w:id="572" w:author="lpp" w:date="2025-06-22T16:37:32Z">
        <w:r>
          <w:rPr>
            <w:rFonts w:ascii="Times New Roman" w:hAnsi="Times New Roman" w:cs="Times New Roman"/>
            <w:b w:val="0"/>
            <w:bCs w:val="0"/>
          </w:rPr>
          <w:delText>5. Linked IFN-β heterogeneity to dose-response variability.</w:delText>
        </w:r>
      </w:del>
    </w:p>
    <w:p w14:paraId="4D7F176B">
      <w:pPr>
        <w:jc w:val="both"/>
        <w:rPr>
          <w:del w:id="573" w:author="lpp" w:date="2025-06-22T16:37:32Z"/>
          <w:rFonts w:ascii="Times New Roman" w:hAnsi="Times New Roman" w:cs="Times New Roman"/>
          <w:b w:val="0"/>
          <w:bCs w:val="0"/>
        </w:rPr>
      </w:pPr>
    </w:p>
    <w:p w14:paraId="1FB24727">
      <w:pPr>
        <w:jc w:val="both"/>
        <w:rPr>
          <w:del w:id="574" w:author="lpp" w:date="2025-06-22T16:37:32Z"/>
          <w:rFonts w:ascii="Times New Roman" w:hAnsi="Times New Roman" w:cs="Times New Roman"/>
          <w:b w:val="0"/>
          <w:bCs w:val="0"/>
        </w:rPr>
      </w:pPr>
      <w:del w:id="575" w:author="lpp" w:date="2025-06-22T16:37:32Z">
        <w:r>
          <w:rPr>
            <w:rFonts w:ascii="Times New Roman" w:hAnsi="Times New Roman" w:cs="Times New Roman"/>
            <w:b w:val="0"/>
            <w:bCs w:val="0"/>
          </w:rPr>
          <w:delText>4. Discussion</w:delText>
        </w:r>
      </w:del>
    </w:p>
    <w:p w14:paraId="1560707F">
      <w:pPr>
        <w:jc w:val="both"/>
        <w:rPr>
          <w:del w:id="576" w:author="lpp" w:date="2025-06-22T16:37:32Z"/>
          <w:rFonts w:ascii="Times New Roman" w:hAnsi="Times New Roman" w:cs="Times New Roman"/>
          <w:b w:val="0"/>
          <w:bCs w:val="0"/>
        </w:rPr>
      </w:pPr>
    </w:p>
    <w:p w14:paraId="2FC87CFF">
      <w:pPr>
        <w:jc w:val="both"/>
        <w:rPr>
          <w:del w:id="577" w:author="lpp" w:date="2025-06-22T16:37:32Z"/>
          <w:rFonts w:hint="default" w:ascii="Times New Roman" w:hAnsi="Times New Roman" w:cs="Times New Roman" w:eastAsiaTheme="minorEastAsia"/>
          <w:b w:val="0"/>
          <w:bCs w:val="0"/>
          <w:lang w:eastAsia="zh-CN"/>
        </w:rPr>
      </w:pPr>
      <w:del w:id="578" w:author="lpp" w:date="2025-06-22T16:37:32Z">
        <w:r>
          <w:rPr>
            <w:rFonts w:ascii="Times New Roman" w:hAnsi="Times New Roman" w:cs="Times New Roman"/>
            <w:b w:val="0"/>
            <w:bCs w:val="0"/>
          </w:rPr>
          <w:delText xml:space="preserve">4. Discussion </w:delText>
        </w:r>
      </w:del>
    </w:p>
    <w:p w14:paraId="397019B4">
      <w:pPr>
        <w:jc w:val="both"/>
        <w:rPr>
          <w:del w:id="579" w:author="lpp" w:date="2025-06-22T16:37:32Z"/>
          <w:rFonts w:ascii="Times New Roman" w:hAnsi="Times New Roman" w:cs="Times New Roman"/>
          <w:b w:val="0"/>
          <w:bCs w:val="0"/>
        </w:rPr>
      </w:pPr>
    </w:p>
    <w:p w14:paraId="1C96EAC8">
      <w:pPr>
        <w:jc w:val="both"/>
        <w:rPr>
          <w:del w:id="580" w:author="lpp" w:date="2025-06-22T16:37:32Z"/>
          <w:rFonts w:hint="default" w:ascii="Times New Roman" w:hAnsi="Times New Roman" w:cs="Times New Roman" w:eastAsiaTheme="minorEastAsia"/>
          <w:b w:val="0"/>
          <w:bCs w:val="0"/>
          <w:lang w:eastAsia="zh-CN"/>
        </w:rPr>
      </w:pPr>
      <w:del w:id="581" w:author="lpp" w:date="2025-06-22T16:37:32Z">
        <w:r>
          <w:rPr>
            <w:rFonts w:ascii="Times New Roman" w:hAnsi="Times New Roman" w:cs="Times New Roman"/>
            <w:b w:val="0"/>
            <w:bCs w:val="0"/>
          </w:rPr>
          <w:delText xml:space="preserve">Principal Findings </w:delText>
        </w:r>
      </w:del>
    </w:p>
    <w:p w14:paraId="64B9ACB5">
      <w:pPr>
        <w:jc w:val="both"/>
        <w:rPr>
          <w:del w:id="582" w:author="lpp" w:date="2025-06-22T16:37:32Z"/>
          <w:rFonts w:hint="default" w:ascii="Times New Roman" w:hAnsi="Times New Roman" w:cs="Times New Roman" w:eastAsiaTheme="minorEastAsia"/>
          <w:b w:val="0"/>
          <w:bCs w:val="0"/>
          <w:lang w:eastAsia="zh-CN"/>
        </w:rPr>
      </w:pPr>
      <w:del w:id="583" w:author="lpp" w:date="2025-06-22T16:37:32Z">
        <w:r>
          <w:rPr>
            <w:rFonts w:ascii="Times New Roman" w:hAnsi="Times New Roman" w:cs="Times New Roman"/>
            <w:b w:val="0"/>
            <w:bCs w:val="0"/>
          </w:rPr>
          <w:delText xml:space="preserve">This systematic review and meta-analysis synthesizes evidence from 272 preclinical studies to delineate the dual immunomodulatory effects of X-ray radiation. The key finding is a dose-dependent dichotomy: low-dose radiation (5–8 Gy) maximally enhanced CD8+ T cell infiltration (SMD = 1.604) and IFN-γ production (SMD = 0.64), while high-dose radiation (15–20 Gy) predominantly upregulated immunosuppressive markers like PD-L1 (SMD = 1.09) and IFN-β (SMD = 3.053). These thresholds—5–8 Gy for immunostimulation and &gt;15 Gy for immunosuppression—have direct translational implications for radiotherapy scheduling. Strain-, tumor-, and age-specific differences further refine these observations, with C57BL/6 mice and breast cancer models exhibiting the strongest immunostimulatory responses. However, potential publication bias for CD4+ T cells, PD-L1, and IFN-β necessitates cautious interpretation of these outcomes, as overestimation of PD-L1 effects may misguide clinical decisions regarding checkpoint inhibitor timing. </w:delText>
        </w:r>
      </w:del>
    </w:p>
    <w:p w14:paraId="4223827B">
      <w:pPr>
        <w:jc w:val="both"/>
        <w:rPr>
          <w:del w:id="584" w:author="lpp" w:date="2025-06-22T16:37:32Z"/>
          <w:rFonts w:ascii="Times New Roman" w:hAnsi="Times New Roman" w:cs="Times New Roman"/>
          <w:b w:val="0"/>
          <w:bCs w:val="0"/>
        </w:rPr>
      </w:pPr>
    </w:p>
    <w:p w14:paraId="675183A5">
      <w:pPr>
        <w:jc w:val="both"/>
        <w:rPr>
          <w:del w:id="585" w:author="lpp" w:date="2025-06-22T16:37:32Z"/>
          <w:rFonts w:hint="default" w:ascii="Times New Roman" w:hAnsi="Times New Roman" w:cs="Times New Roman" w:eastAsiaTheme="minorEastAsia"/>
          <w:b w:val="0"/>
          <w:bCs w:val="0"/>
          <w:lang w:eastAsia="zh-CN"/>
        </w:rPr>
      </w:pPr>
      <w:del w:id="586" w:author="lpp" w:date="2025-06-22T16:37:32Z">
        <w:r>
          <w:rPr>
            <w:rFonts w:ascii="Times New Roman" w:hAnsi="Times New Roman" w:cs="Times New Roman"/>
            <w:b w:val="0"/>
            <w:bCs w:val="0"/>
          </w:rPr>
          <w:delText xml:space="preserve">Comparison with Existing Literature </w:delText>
        </w:r>
      </w:del>
    </w:p>
    <w:p w14:paraId="3D343E6A">
      <w:pPr>
        <w:jc w:val="both"/>
        <w:rPr>
          <w:del w:id="587" w:author="lpp" w:date="2025-06-22T16:37:32Z"/>
          <w:rFonts w:hint="default" w:ascii="Times New Roman" w:hAnsi="Times New Roman" w:cs="Times New Roman" w:eastAsiaTheme="minorEastAsia"/>
          <w:b w:val="0"/>
          <w:bCs w:val="0"/>
          <w:lang w:eastAsia="zh-CN"/>
        </w:rPr>
      </w:pPr>
      <w:del w:id="588" w:author="lpp" w:date="2025-06-22T16:37:32Z">
        <w:r>
          <w:rPr>
            <w:rFonts w:ascii="Times New Roman" w:hAnsi="Times New Roman" w:cs="Times New Roman"/>
            <w:b w:val="0"/>
            <w:bCs w:val="0"/>
          </w:rPr>
          <w:delText xml:space="preserve">Our findings align with and extend current understanding of radiation-immune interactions. The peak CD8+ T cell recruitment at 5–8 Gy corroborates studies demonstrating dendritic cell activation and enhanced antigen presentation following low-dose irradiation [1,4,8]. Notably, the superior response in breast cancer models—a nuance not previously quantified—builds upon Zhou et al. [10], who reported similar trends but lacked tumor-type stratification. The nonlinear IFN-γ dose-response mirrors Deloch et al.’s [7] observations of macrophage polarization toward pro-inflammatory phenotypes at ≤10 Gy, suggesting a conserved mechanism across immune cell types. </w:delText>
        </w:r>
      </w:del>
    </w:p>
    <w:p w14:paraId="184B2A73">
      <w:pPr>
        <w:jc w:val="both"/>
        <w:rPr>
          <w:del w:id="589" w:author="lpp" w:date="2025-06-22T16:37:32Z"/>
          <w:rFonts w:ascii="Times New Roman" w:hAnsi="Times New Roman" w:cs="Times New Roman"/>
          <w:b w:val="0"/>
          <w:bCs w:val="0"/>
        </w:rPr>
      </w:pPr>
    </w:p>
    <w:p w14:paraId="16A82B43">
      <w:pPr>
        <w:jc w:val="both"/>
        <w:rPr>
          <w:del w:id="590" w:author="lpp" w:date="2025-06-22T16:37:32Z"/>
          <w:rFonts w:hint="default" w:ascii="Times New Roman" w:hAnsi="Times New Roman" w:cs="Times New Roman" w:eastAsiaTheme="minorEastAsia"/>
          <w:b w:val="0"/>
          <w:bCs w:val="0"/>
          <w:lang w:eastAsia="zh-CN"/>
        </w:rPr>
      </w:pPr>
      <w:del w:id="591" w:author="lpp" w:date="2025-06-22T16:37:32Z">
        <w:r>
          <w:rPr>
            <w:rFonts w:ascii="Times New Roman" w:hAnsi="Times New Roman" w:cs="Times New Roman"/>
            <w:b w:val="0"/>
            <w:bCs w:val="0"/>
          </w:rPr>
          <w:delText xml:space="preserve">Conversely, high-dose radiation (&gt;15 Gy) exhibited immunosuppressive traits, particularly PD-L1 upregulation. This aligns with Savage et al. [3], who observed post-ablation T cell exhaustion, and Menon et al. [12], who linked stromal damage to immune dysfunction. The divergent IFN-β response (peak at 20 Gy vs. minimal at 16 Gy) likely reflects dose-dependent activation of the NF-κB pathway [6], though the high heterogeneity (I² = 80%) underscores confounding by protocol variability. As Takashima et al. [14] emphasized, factors like fractionation schedules and irradiation fields may critically influence IFN-β outcomes—a caveat our meta-analysis substantiates. </w:delText>
        </w:r>
      </w:del>
    </w:p>
    <w:p w14:paraId="4C9066A1">
      <w:pPr>
        <w:jc w:val="both"/>
        <w:rPr>
          <w:del w:id="592" w:author="lpp" w:date="2025-06-22T16:37:32Z"/>
          <w:rFonts w:ascii="Times New Roman" w:hAnsi="Times New Roman" w:cs="Times New Roman"/>
          <w:b w:val="0"/>
          <w:bCs w:val="0"/>
        </w:rPr>
      </w:pPr>
    </w:p>
    <w:p w14:paraId="5ABE1EA8">
      <w:pPr>
        <w:jc w:val="both"/>
        <w:rPr>
          <w:del w:id="593" w:author="lpp" w:date="2025-06-22T16:37:32Z"/>
          <w:rFonts w:hint="default" w:ascii="Times New Roman" w:hAnsi="Times New Roman" w:cs="Times New Roman" w:eastAsiaTheme="minorEastAsia"/>
          <w:b w:val="0"/>
          <w:bCs w:val="0"/>
          <w:lang w:eastAsia="zh-CN"/>
        </w:rPr>
      </w:pPr>
      <w:del w:id="594" w:author="lpp" w:date="2025-06-22T16:37:32Z">
        <w:r>
          <w:rPr>
            <w:rFonts w:ascii="Times New Roman" w:hAnsi="Times New Roman" w:cs="Times New Roman"/>
            <w:b w:val="0"/>
            <w:bCs w:val="0"/>
          </w:rPr>
          <w:delText xml:space="preserve">Discrepancies with prior work offer mechanistic insights. The marginal Treg suppression (SMD = 0.56, *p* = 0.07) contrasts with Koturbash et al.’s [2] report of significant Treg depletion after fractionated low-dose exposure, potentially due to differences in timing (acute vs. chronic irradiation) or tumor-microenvironment crosstalk [19]. Similarly, the strain-specific CD8+ response (C57BL/6 &gt; BALB/c) disputes Khan et al.’s [9] findings, possibly reflecting unmeasured confounders like genetic background or microbiome variations [15]. These inconsistencies highlight the need for standardized models in future research. </w:delText>
        </w:r>
      </w:del>
    </w:p>
    <w:p w14:paraId="4AAAE9A6">
      <w:pPr>
        <w:jc w:val="both"/>
        <w:rPr>
          <w:del w:id="595" w:author="lpp" w:date="2025-06-22T16:37:32Z"/>
          <w:rFonts w:ascii="Times New Roman" w:hAnsi="Times New Roman" w:cs="Times New Roman"/>
          <w:b w:val="0"/>
          <w:bCs w:val="0"/>
        </w:rPr>
      </w:pPr>
    </w:p>
    <w:p w14:paraId="19D25E3F">
      <w:pPr>
        <w:jc w:val="both"/>
        <w:rPr>
          <w:del w:id="596" w:author="lpp" w:date="2025-06-22T16:37:32Z"/>
          <w:rFonts w:hint="default" w:ascii="Times New Roman" w:hAnsi="Times New Roman" w:cs="Times New Roman" w:eastAsiaTheme="minorEastAsia"/>
          <w:b w:val="0"/>
          <w:bCs w:val="0"/>
          <w:lang w:eastAsia="zh-CN"/>
        </w:rPr>
      </w:pPr>
      <w:del w:id="597" w:author="lpp" w:date="2025-06-22T16:37:32Z">
        <w:r>
          <w:rPr>
            <w:rFonts w:ascii="Times New Roman" w:hAnsi="Times New Roman" w:cs="Times New Roman"/>
            <w:b w:val="0"/>
            <w:bCs w:val="0"/>
          </w:rPr>
          <w:delText xml:space="preserve">Strengths and Limitations </w:delText>
        </w:r>
      </w:del>
    </w:p>
    <w:p w14:paraId="367661AB">
      <w:pPr>
        <w:jc w:val="both"/>
        <w:rPr>
          <w:del w:id="598" w:author="lpp" w:date="2025-06-22T16:37:32Z"/>
          <w:rFonts w:hint="default" w:ascii="Times New Roman" w:hAnsi="Times New Roman" w:cs="Times New Roman" w:eastAsiaTheme="minorEastAsia"/>
          <w:b w:val="0"/>
          <w:bCs w:val="0"/>
          <w:lang w:eastAsia="zh-CN"/>
        </w:rPr>
      </w:pPr>
      <w:del w:id="599" w:author="lpp" w:date="2025-06-22T16:37:32Z">
        <w:r>
          <w:rPr>
            <w:rFonts w:ascii="Times New Roman" w:hAnsi="Times New Roman" w:cs="Times New Roman"/>
            <w:b w:val="0"/>
            <w:bCs w:val="0"/>
          </w:rPr>
          <w:delText xml:space="preserve">Strengths of this study include rigorous screening (5,598 to 272 studies), comprehensive subgroup analyses, and explicit dose-response stratification. However, limitations merit consideration: </w:delText>
        </w:r>
      </w:del>
    </w:p>
    <w:p w14:paraId="768D9B3C">
      <w:pPr>
        <w:jc w:val="both"/>
        <w:rPr>
          <w:del w:id="600" w:author="lpp" w:date="2025-06-22T16:37:32Z"/>
          <w:rFonts w:hint="default" w:ascii="Times New Roman" w:hAnsi="Times New Roman" w:cs="Times New Roman" w:eastAsiaTheme="minorEastAsia"/>
          <w:b w:val="0"/>
          <w:bCs w:val="0"/>
          <w:lang w:eastAsia="zh-CN"/>
        </w:rPr>
      </w:pPr>
      <w:del w:id="601" w:author="lpp" w:date="2025-06-22T16:37:32Z">
        <w:r>
          <w:rPr>
            <w:rFonts w:ascii="Times New Roman" w:hAnsi="Times New Roman" w:cs="Times New Roman"/>
            <w:b w:val="0"/>
            <w:bCs w:val="0"/>
          </w:rPr>
          <w:delText xml:space="preserve">1. Methodological heterogeneity: Variability in irradiation protocols (e.g., dose rate, fractionation) and endpoint timing likely contributed to high IFN-β heterogeneity, as noted by Takashima et al. [14]. </w:delText>
        </w:r>
      </w:del>
    </w:p>
    <w:p w14:paraId="31893CE4">
      <w:pPr>
        <w:jc w:val="both"/>
        <w:rPr>
          <w:del w:id="602" w:author="lpp" w:date="2025-06-22T16:37:32Z"/>
          <w:rFonts w:hint="default" w:ascii="Times New Roman" w:hAnsi="Times New Roman" w:cs="Times New Roman" w:eastAsiaTheme="minorEastAsia"/>
          <w:b w:val="0"/>
          <w:bCs w:val="0"/>
          <w:lang w:eastAsia="zh-CN"/>
        </w:rPr>
      </w:pPr>
      <w:del w:id="603" w:author="lpp" w:date="2025-06-22T16:37:32Z">
        <w:r>
          <w:rPr>
            <w:rFonts w:ascii="Times New Roman" w:hAnsi="Times New Roman" w:cs="Times New Roman"/>
            <w:b w:val="0"/>
            <w:bCs w:val="0"/>
          </w:rPr>
          <w:delText xml:space="preserve">2. Publication bias: Overestimation of effects for CD4+ T cells and PD-L1 may occur due to underreporting of null findings [16]. </w:delText>
        </w:r>
      </w:del>
    </w:p>
    <w:p w14:paraId="78F1C679">
      <w:pPr>
        <w:jc w:val="both"/>
        <w:rPr>
          <w:del w:id="604" w:author="lpp" w:date="2025-06-22T16:37:32Z"/>
          <w:rFonts w:hint="default" w:ascii="Times New Roman" w:hAnsi="Times New Roman" w:cs="Times New Roman" w:eastAsiaTheme="minorEastAsia"/>
          <w:b w:val="0"/>
          <w:bCs w:val="0"/>
          <w:lang w:eastAsia="zh-CN"/>
        </w:rPr>
      </w:pPr>
      <w:del w:id="605" w:author="lpp" w:date="2025-06-22T16:37:32Z">
        <w:r>
          <w:rPr>
            <w:rFonts w:ascii="Times New Roman" w:hAnsi="Times New Roman" w:cs="Times New Roman"/>
            <w:b w:val="0"/>
            <w:bCs w:val="0"/>
          </w:rPr>
          <w:delText xml:space="preserve">3. Murine model constraints: While preclinical studies provide mechanistic insights, interspecies differences in radiation sensitivity limit clinical extrapolation [17]. The predominance of young mouse models (4–12 weeks) also fails to capture immune responses in aged or comorbid populations, a critical gap given the clinical prevalence of older patients. </w:delText>
        </w:r>
      </w:del>
    </w:p>
    <w:p w14:paraId="6E581361">
      <w:pPr>
        <w:jc w:val="both"/>
        <w:rPr>
          <w:del w:id="606" w:author="lpp" w:date="2025-06-22T16:37:32Z"/>
          <w:rFonts w:ascii="Times New Roman" w:hAnsi="Times New Roman" w:cs="Times New Roman"/>
          <w:b w:val="0"/>
          <w:bCs w:val="0"/>
        </w:rPr>
      </w:pPr>
    </w:p>
    <w:p w14:paraId="43EC6128">
      <w:pPr>
        <w:jc w:val="both"/>
        <w:rPr>
          <w:del w:id="607" w:author="lpp" w:date="2025-06-22T16:37:32Z"/>
          <w:rFonts w:hint="default" w:ascii="Times New Roman" w:hAnsi="Times New Roman" w:cs="Times New Roman" w:eastAsiaTheme="minorEastAsia"/>
          <w:b w:val="0"/>
          <w:bCs w:val="0"/>
          <w:lang w:eastAsia="zh-CN"/>
        </w:rPr>
      </w:pPr>
      <w:del w:id="608" w:author="lpp" w:date="2025-06-22T16:37:32Z">
        <w:r>
          <w:rPr>
            <w:rFonts w:ascii="Times New Roman" w:hAnsi="Times New Roman" w:cs="Times New Roman"/>
            <w:b w:val="0"/>
            <w:bCs w:val="0"/>
          </w:rPr>
          <w:delText xml:space="preserve">Implications and Future Directions </w:delText>
        </w:r>
      </w:del>
    </w:p>
    <w:p w14:paraId="5E580B2E">
      <w:pPr>
        <w:jc w:val="both"/>
        <w:rPr>
          <w:del w:id="609" w:author="lpp" w:date="2025-06-22T16:37:32Z"/>
          <w:rFonts w:hint="default" w:ascii="Times New Roman" w:hAnsi="Times New Roman" w:cs="Times New Roman" w:eastAsiaTheme="minorEastAsia"/>
          <w:b w:val="0"/>
          <w:bCs w:val="0"/>
          <w:lang w:eastAsia="zh-CN"/>
        </w:rPr>
      </w:pPr>
      <w:del w:id="610" w:author="lpp" w:date="2025-06-22T16:37:32Z">
        <w:r>
          <w:rPr>
            <w:rFonts w:ascii="Times New Roman" w:hAnsi="Times New Roman" w:cs="Times New Roman"/>
            <w:b w:val="0"/>
            <w:bCs w:val="0"/>
          </w:rPr>
          <w:delText xml:space="preserve">These findings have actionable implications: </w:delText>
        </w:r>
      </w:del>
    </w:p>
    <w:p w14:paraId="72B1C0C5">
      <w:pPr>
        <w:jc w:val="both"/>
        <w:rPr>
          <w:del w:id="611" w:author="lpp" w:date="2025-06-22T16:37:32Z"/>
          <w:rFonts w:hint="default" w:ascii="Times New Roman" w:hAnsi="Times New Roman" w:cs="Times New Roman" w:eastAsiaTheme="minorEastAsia"/>
          <w:b w:val="0"/>
          <w:bCs w:val="0"/>
          <w:lang w:eastAsia="zh-CN"/>
        </w:rPr>
      </w:pPr>
      <w:del w:id="612" w:author="lpp" w:date="2025-06-22T16:37:32Z">
        <w:r>
          <w:rPr>
            <w:rFonts w:ascii="Times New Roman" w:hAnsi="Times New Roman" w:cs="Times New Roman"/>
            <w:b w:val="0"/>
            <w:bCs w:val="0"/>
          </w:rPr>
          <w:delText xml:space="preserve">1. Combination Therapies: Low-dose radiation (5–8 Gy) could prime tumors for checkpoint inhibitors by enhancing CD8+ infiltration, while high-dose regimens may require adjunctive PD-L1 blockade to counter immunosuppression [3,20]. </w:delText>
        </w:r>
      </w:del>
    </w:p>
    <w:p w14:paraId="283D3656">
      <w:pPr>
        <w:jc w:val="both"/>
        <w:rPr>
          <w:del w:id="613" w:author="lpp" w:date="2025-06-22T16:37:32Z"/>
          <w:rFonts w:hint="default" w:ascii="Times New Roman" w:hAnsi="Times New Roman" w:cs="Times New Roman" w:eastAsiaTheme="minorEastAsia"/>
          <w:b w:val="0"/>
          <w:bCs w:val="0"/>
          <w:lang w:eastAsia="zh-CN"/>
        </w:rPr>
      </w:pPr>
      <w:del w:id="614" w:author="lpp" w:date="2025-06-22T16:37:32Z">
        <w:r>
          <w:rPr>
            <w:rFonts w:ascii="Times New Roman" w:hAnsi="Times New Roman" w:cs="Times New Roman"/>
            <w:b w:val="0"/>
            <w:bCs w:val="0"/>
          </w:rPr>
          <w:delText xml:space="preserve">2. Personalized Approaches: Tumor-type specificity (e.g., breast cancer’s robust response) suggests tailored dosing strategies [10]. </w:delText>
        </w:r>
      </w:del>
    </w:p>
    <w:p w14:paraId="4F5A42F4">
      <w:pPr>
        <w:jc w:val="both"/>
        <w:rPr>
          <w:del w:id="615" w:author="lpp" w:date="2025-06-22T16:37:32Z"/>
          <w:rFonts w:hint="default" w:ascii="Times New Roman" w:hAnsi="Times New Roman" w:cs="Times New Roman" w:eastAsiaTheme="minorEastAsia"/>
          <w:b w:val="0"/>
          <w:bCs w:val="0"/>
          <w:lang w:eastAsia="zh-CN"/>
        </w:rPr>
      </w:pPr>
      <w:del w:id="616" w:author="lpp" w:date="2025-06-22T16:37:32Z">
        <w:r>
          <w:rPr>
            <w:rFonts w:ascii="Times New Roman" w:hAnsi="Times New Roman" w:cs="Times New Roman"/>
            <w:b w:val="0"/>
            <w:bCs w:val="0"/>
          </w:rPr>
          <w:delText xml:space="preserve">3. Mechanistic Research: Prioritize NF-κB pathway interrogation in aged models (given Hellweg’s [6] findings) and "cold" tumors to elucidate resistance mechanisms. Humanized mouse models should be leveraged to bridge translational gaps. </w:delText>
        </w:r>
      </w:del>
    </w:p>
    <w:p w14:paraId="54C76FF1">
      <w:pPr>
        <w:jc w:val="both"/>
        <w:rPr>
          <w:del w:id="617" w:author="lpp" w:date="2025-06-22T16:37:32Z"/>
          <w:rFonts w:hint="default" w:ascii="Times New Roman" w:hAnsi="Times New Roman" w:cs="Times New Roman" w:eastAsiaTheme="minorEastAsia"/>
          <w:b w:val="0"/>
          <w:bCs w:val="0"/>
          <w:lang w:eastAsia="zh-CN"/>
        </w:rPr>
      </w:pPr>
      <w:del w:id="618" w:author="lpp" w:date="2025-06-22T16:37:32Z">
        <w:r>
          <w:rPr>
            <w:rFonts w:ascii="Times New Roman" w:hAnsi="Times New Roman" w:cs="Times New Roman"/>
            <w:b w:val="0"/>
            <w:bCs w:val="0"/>
          </w:rPr>
          <w:delText xml:space="preserve">4. Standardization: Adopt uniform protocols (e.g., fractionation, dose-rate) and report age/sex data to reduce confounding [18]. </w:delText>
        </w:r>
      </w:del>
    </w:p>
    <w:p w14:paraId="021E6093">
      <w:pPr>
        <w:jc w:val="both"/>
        <w:rPr>
          <w:del w:id="619" w:author="lpp" w:date="2025-06-22T16:37:32Z"/>
          <w:rFonts w:ascii="Times New Roman" w:hAnsi="Times New Roman" w:cs="Times New Roman"/>
          <w:b w:val="0"/>
          <w:bCs w:val="0"/>
        </w:rPr>
      </w:pPr>
    </w:p>
    <w:p w14:paraId="626B89B8">
      <w:pPr>
        <w:jc w:val="both"/>
        <w:rPr>
          <w:del w:id="620" w:author="lpp" w:date="2025-06-22T16:37:32Z"/>
          <w:rFonts w:hint="default" w:ascii="Times New Roman" w:hAnsi="Times New Roman" w:cs="Times New Roman" w:eastAsiaTheme="minorEastAsia"/>
          <w:b w:val="0"/>
          <w:bCs w:val="0"/>
          <w:lang w:eastAsia="zh-CN"/>
        </w:rPr>
      </w:pPr>
      <w:del w:id="621" w:author="lpp" w:date="2025-06-22T16:37:32Z">
        <w:r>
          <w:rPr>
            <w:rFonts w:ascii="Times New Roman" w:hAnsi="Times New Roman" w:cs="Times New Roman"/>
            <w:b w:val="0"/>
            <w:bCs w:val="0"/>
          </w:rPr>
          <w:delText xml:space="preserve">Conclusion </w:delText>
        </w:r>
      </w:del>
    </w:p>
    <w:p w14:paraId="528F3907">
      <w:pPr>
        <w:jc w:val="both"/>
        <w:rPr>
          <w:del w:id="622" w:author="lpp" w:date="2025-06-22T16:37:32Z"/>
          <w:rFonts w:hint="default" w:ascii="Times New Roman" w:hAnsi="Times New Roman" w:cs="Times New Roman" w:eastAsiaTheme="minorEastAsia"/>
          <w:b w:val="0"/>
          <w:bCs w:val="0"/>
          <w:lang w:eastAsia="zh-CN"/>
        </w:rPr>
      </w:pPr>
      <w:del w:id="623" w:author="lpp" w:date="2025-06-22T16:37:32Z">
        <w:r>
          <w:rPr>
            <w:rFonts w:ascii="Times New Roman" w:hAnsi="Times New Roman" w:cs="Times New Roman"/>
            <w:b w:val="0"/>
            <w:bCs w:val="0"/>
          </w:rPr>
          <w:delText xml:space="preserve">This review clarifies the dichotomous immune effects of X-ray radiation, with low doses fostering activation and high doses tending toward suppression. While preclinical data support dose-adjusted radiotherapy, clinical validation is needed to optimize combinatorial strategies. Future work should focus on mechanistic studies in underrepresented models (e.g., aged, immunologically "cold" tumors) to bridge translational gaps. </w:delText>
        </w:r>
      </w:del>
    </w:p>
    <w:p w14:paraId="5B8BA293">
      <w:pPr>
        <w:jc w:val="both"/>
        <w:rPr>
          <w:del w:id="624" w:author="lpp" w:date="2025-06-22T16:37:32Z"/>
          <w:rFonts w:ascii="Times New Roman" w:hAnsi="Times New Roman" w:cs="Times New Roman"/>
          <w:b w:val="0"/>
          <w:bCs w:val="0"/>
        </w:rPr>
      </w:pPr>
    </w:p>
    <w:p w14:paraId="16E8C3DC">
      <w:pPr>
        <w:jc w:val="both"/>
        <w:rPr>
          <w:del w:id="625" w:author="lpp" w:date="2025-06-22T16:37:32Z"/>
          <w:rFonts w:hint="default" w:ascii="Times New Roman" w:hAnsi="Times New Roman" w:cs="Times New Roman" w:eastAsiaTheme="minorEastAsia"/>
          <w:b w:val="0"/>
          <w:bCs w:val="0"/>
          <w:lang w:eastAsia="zh-CN"/>
        </w:rPr>
      </w:pPr>
      <w:del w:id="626" w:author="lpp" w:date="2025-06-22T16:37:32Z">
        <w:r>
          <w:rPr>
            <w:rFonts w:ascii="Times New Roman" w:hAnsi="Times New Roman" w:cs="Times New Roman"/>
            <w:b w:val="0"/>
            <w:bCs w:val="0"/>
          </w:rPr>
          <w:delText xml:space="preserve">[1] Persa E, et al. *Int J Mol Sci*. 2018;19(8):2391. </w:delText>
        </w:r>
      </w:del>
    </w:p>
    <w:p w14:paraId="7AAE9C52">
      <w:pPr>
        <w:jc w:val="both"/>
        <w:rPr>
          <w:del w:id="627" w:author="lpp" w:date="2025-06-22T16:37:32Z"/>
          <w:rFonts w:hint="default" w:ascii="Times New Roman" w:hAnsi="Times New Roman" w:cs="Times New Roman" w:eastAsiaTheme="minorEastAsia"/>
          <w:b w:val="0"/>
          <w:bCs w:val="0"/>
          <w:lang w:eastAsia="zh-CN"/>
        </w:rPr>
      </w:pPr>
      <w:del w:id="628" w:author="lpp" w:date="2025-06-22T16:37:32Z">
        <w:r>
          <w:rPr>
            <w:rFonts w:ascii="Times New Roman" w:hAnsi="Times New Roman" w:cs="Times New Roman"/>
            <w:b w:val="0"/>
            <w:bCs w:val="0"/>
          </w:rPr>
          <w:delText xml:space="preserve">[2] Koturbash I, et al. *Int J Radiat Biol*. 2017;93(10):1234–1244. </w:delText>
        </w:r>
      </w:del>
    </w:p>
    <w:p w14:paraId="17AFE7FC">
      <w:pPr>
        <w:jc w:val="both"/>
        <w:rPr>
          <w:del w:id="629" w:author="lpp" w:date="2025-06-22T16:37:32Z"/>
          <w:rFonts w:hint="default" w:ascii="Times New Roman" w:hAnsi="Times New Roman" w:cs="Times New Roman" w:eastAsiaTheme="minorEastAsia"/>
          <w:b w:val="0"/>
          <w:bCs w:val="0"/>
          <w:lang w:eastAsia="zh-CN"/>
        </w:rPr>
      </w:pPr>
      <w:del w:id="630" w:author="lpp" w:date="2025-06-22T16:37:32Z">
        <w:r>
          <w:rPr>
            <w:rFonts w:ascii="Times New Roman" w:hAnsi="Times New Roman" w:cs="Times New Roman"/>
            <w:b w:val="0"/>
            <w:bCs w:val="0"/>
          </w:rPr>
          <w:delText xml:space="preserve">[3] Savage T, et al. *Clin Cancer Res*. 2019;25(1):390–402. </w:delText>
        </w:r>
      </w:del>
    </w:p>
    <w:p w14:paraId="52635B21">
      <w:pPr>
        <w:jc w:val="both"/>
        <w:rPr>
          <w:del w:id="631" w:author="lpp" w:date="2025-06-22T16:37:32Z"/>
          <w:rFonts w:hint="default" w:ascii="Times New Roman" w:hAnsi="Times New Roman" w:cs="Times New Roman" w:eastAsiaTheme="minorEastAsia"/>
          <w:b w:val="0"/>
          <w:bCs w:val="0"/>
          <w:lang w:eastAsia="zh-CN"/>
        </w:rPr>
      </w:pPr>
      <w:del w:id="632" w:author="lpp" w:date="2025-06-22T16:37:32Z">
        <w:r>
          <w:rPr>
            <w:rFonts w:ascii="Times New Roman" w:hAnsi="Times New Roman" w:cs="Times New Roman"/>
            <w:b w:val="0"/>
            <w:bCs w:val="0"/>
          </w:rPr>
          <w:delText xml:space="preserve">[4] Janiak MK, et al. *Cancer Immunol Immunother*. 2017;66(7):819–832. </w:delText>
        </w:r>
      </w:del>
    </w:p>
    <w:p w14:paraId="48ABDDC0">
      <w:pPr>
        <w:jc w:val="both"/>
        <w:rPr>
          <w:del w:id="633" w:author="lpp" w:date="2025-06-22T16:37:32Z"/>
          <w:rFonts w:hint="default" w:ascii="Times New Roman" w:hAnsi="Times New Roman" w:cs="Times New Roman" w:eastAsiaTheme="minorEastAsia"/>
          <w:b w:val="0"/>
          <w:bCs w:val="0"/>
          <w:lang w:eastAsia="zh-CN"/>
        </w:rPr>
      </w:pPr>
      <w:del w:id="634" w:author="lpp" w:date="2025-06-22T16:37:32Z">
        <w:r>
          <w:rPr>
            <w:rFonts w:ascii="Times New Roman" w:hAnsi="Times New Roman" w:cs="Times New Roman"/>
            <w:b w:val="0"/>
            <w:bCs w:val="0"/>
          </w:rPr>
          <w:delText xml:space="preserve">[5] Spina CS, et al. *Int J Radiat Oncol Biol Phys*. 2020;108(3):770–779. </w:delText>
        </w:r>
      </w:del>
    </w:p>
    <w:p w14:paraId="0466E3A6">
      <w:pPr>
        <w:jc w:val="both"/>
        <w:rPr>
          <w:del w:id="635" w:author="lpp" w:date="2025-06-22T16:37:32Z"/>
          <w:rFonts w:hint="default" w:ascii="Times New Roman" w:hAnsi="Times New Roman" w:cs="Times New Roman" w:eastAsiaTheme="minorEastAsia"/>
          <w:b w:val="0"/>
          <w:bCs w:val="0"/>
          <w:lang w:eastAsia="zh-CN"/>
        </w:rPr>
      </w:pPr>
      <w:del w:id="636" w:author="lpp" w:date="2025-06-22T16:37:32Z">
        <w:r>
          <w:rPr>
            <w:rFonts w:ascii="Times New Roman" w:hAnsi="Times New Roman" w:cs="Times New Roman"/>
            <w:b w:val="0"/>
            <w:bCs w:val="0"/>
          </w:rPr>
          <w:delText xml:space="preserve">[6] Hellweg CE. *Cancer Lett*. 2015;368(2):262–272. </w:delText>
        </w:r>
      </w:del>
    </w:p>
    <w:p w14:paraId="7A38030F">
      <w:pPr>
        <w:jc w:val="both"/>
        <w:rPr>
          <w:del w:id="637" w:author="lpp" w:date="2025-06-22T16:37:32Z"/>
          <w:rFonts w:hint="default" w:ascii="Times New Roman" w:hAnsi="Times New Roman" w:cs="Times New Roman" w:eastAsiaTheme="minorEastAsia"/>
          <w:b w:val="0"/>
          <w:bCs w:val="0"/>
          <w:lang w:eastAsia="zh-CN"/>
        </w:rPr>
      </w:pPr>
      <w:del w:id="638" w:author="lpp" w:date="2025-06-22T16:37:32Z">
        <w:r>
          <w:rPr>
            <w:rFonts w:ascii="Times New Roman" w:hAnsi="Times New Roman" w:cs="Times New Roman"/>
            <w:b w:val="0"/>
            <w:bCs w:val="0"/>
          </w:rPr>
          <w:delText xml:space="preserve">[7] Deloch L, et al. *J Immunol Res*. 2019;2019:3161750. </w:delText>
        </w:r>
      </w:del>
    </w:p>
    <w:p w14:paraId="51DA59A6">
      <w:pPr>
        <w:jc w:val="both"/>
        <w:rPr>
          <w:del w:id="639" w:author="lpp" w:date="2025-06-22T16:37:32Z"/>
          <w:rFonts w:hint="default" w:ascii="Times New Roman" w:hAnsi="Times New Roman" w:cs="Times New Roman" w:eastAsiaTheme="minorEastAsia"/>
          <w:b w:val="0"/>
          <w:bCs w:val="0"/>
          <w:lang w:eastAsia="zh-CN"/>
        </w:rPr>
      </w:pPr>
      <w:del w:id="640" w:author="lpp" w:date="2025-06-22T16:37:32Z">
        <w:r>
          <w:rPr>
            <w:rFonts w:ascii="Times New Roman" w:hAnsi="Times New Roman" w:cs="Times New Roman"/>
            <w:b w:val="0"/>
            <w:bCs w:val="0"/>
          </w:rPr>
          <w:delText xml:space="preserve">[8] Frey B, et al. *Cancer Lett*. 2015;368(2):230–237. </w:delText>
        </w:r>
      </w:del>
    </w:p>
    <w:p w14:paraId="40AE113E">
      <w:pPr>
        <w:jc w:val="both"/>
        <w:rPr>
          <w:del w:id="641" w:author="lpp" w:date="2025-06-22T16:37:32Z"/>
          <w:rFonts w:hint="default" w:ascii="Times New Roman" w:hAnsi="Times New Roman" w:cs="Times New Roman" w:eastAsiaTheme="minorEastAsia"/>
          <w:b w:val="0"/>
          <w:bCs w:val="0"/>
          <w:lang w:eastAsia="zh-CN"/>
        </w:rPr>
      </w:pPr>
      <w:del w:id="642" w:author="lpp" w:date="2025-06-22T16:37:32Z">
        <w:r>
          <w:rPr>
            <w:rFonts w:ascii="Times New Roman" w:hAnsi="Times New Roman" w:cs="Times New Roman"/>
            <w:b w:val="0"/>
            <w:bCs w:val="0"/>
          </w:rPr>
          <w:delText xml:space="preserve">[9] Khan AUH, et al. *Int J Mol Sci*. 2021;22(14):7303. </w:delText>
        </w:r>
      </w:del>
    </w:p>
    <w:p w14:paraId="70D84C7D">
      <w:pPr>
        <w:jc w:val="both"/>
        <w:rPr>
          <w:del w:id="643" w:author="lpp" w:date="2025-06-22T16:37:32Z"/>
          <w:rFonts w:hint="default" w:ascii="Times New Roman" w:hAnsi="Times New Roman" w:cs="Times New Roman" w:eastAsiaTheme="minorEastAsia"/>
          <w:b w:val="0"/>
          <w:bCs w:val="0"/>
          <w:lang w:eastAsia="zh-CN"/>
        </w:rPr>
      </w:pPr>
      <w:del w:id="644" w:author="lpp" w:date="2025-06-22T16:37:32Z">
        <w:r>
          <w:rPr>
            <w:rFonts w:ascii="Times New Roman" w:hAnsi="Times New Roman" w:cs="Times New Roman"/>
            <w:b w:val="0"/>
            <w:bCs w:val="0"/>
          </w:rPr>
          <w:delText xml:space="preserve">[10] Zhou L, et al. *Cancer Med*. 2021;10(1):263–275. </w:delText>
        </w:r>
      </w:del>
    </w:p>
    <w:p w14:paraId="34FB56DD">
      <w:pPr>
        <w:jc w:val="both"/>
        <w:rPr>
          <w:del w:id="645" w:author="lpp" w:date="2025-06-22T16:37:32Z"/>
          <w:rFonts w:hint="default" w:ascii="Times New Roman" w:hAnsi="Times New Roman" w:cs="Times New Roman" w:eastAsiaTheme="minorEastAsia"/>
          <w:b w:val="0"/>
          <w:bCs w:val="0"/>
          <w:lang w:eastAsia="zh-CN"/>
        </w:rPr>
      </w:pPr>
      <w:del w:id="646" w:author="lpp" w:date="2025-06-22T16:37:32Z">
        <w:r>
          <w:rPr>
            <w:rFonts w:ascii="Times New Roman" w:hAnsi="Times New Roman" w:cs="Times New Roman"/>
            <w:b w:val="0"/>
            <w:bCs w:val="0"/>
          </w:rPr>
          <w:delText xml:space="preserve">[11] Kim BY, et al. *BMC Genet*. 2016;17:38. </w:delText>
        </w:r>
      </w:del>
    </w:p>
    <w:p w14:paraId="29403514">
      <w:pPr>
        <w:jc w:val="both"/>
        <w:rPr>
          <w:del w:id="647" w:author="lpp" w:date="2025-06-22T16:37:32Z"/>
          <w:rFonts w:hint="default" w:ascii="Times New Roman" w:hAnsi="Times New Roman" w:cs="Times New Roman" w:eastAsiaTheme="minorEastAsia"/>
          <w:b w:val="0"/>
          <w:bCs w:val="0"/>
          <w:lang w:eastAsia="zh-CN"/>
        </w:rPr>
      </w:pPr>
      <w:del w:id="648" w:author="lpp" w:date="2025-06-22T16:37:32Z">
        <w:r>
          <w:rPr>
            <w:rFonts w:ascii="Times New Roman" w:hAnsi="Times New Roman" w:cs="Times New Roman"/>
            <w:b w:val="0"/>
            <w:bCs w:val="0"/>
          </w:rPr>
          <w:delText xml:space="preserve">[12] Menon H, et al. *Front Immunol*. 2019;10:193. </w:delText>
        </w:r>
      </w:del>
    </w:p>
    <w:p w14:paraId="1F40FD1C">
      <w:pPr>
        <w:jc w:val="both"/>
        <w:rPr>
          <w:del w:id="649" w:author="lpp" w:date="2025-06-22T16:37:32Z"/>
          <w:rFonts w:hint="default" w:ascii="Times New Roman" w:hAnsi="Times New Roman" w:cs="Times New Roman" w:eastAsiaTheme="minorEastAsia"/>
          <w:b w:val="0"/>
          <w:bCs w:val="0"/>
          <w:lang w:eastAsia="zh-CN"/>
        </w:rPr>
      </w:pPr>
      <w:del w:id="650" w:author="lpp" w:date="2025-06-22T16:37:32Z">
        <w:r>
          <w:rPr>
            <w:rFonts w:ascii="Times New Roman" w:hAnsi="Times New Roman" w:cs="Times New Roman"/>
            <w:b w:val="0"/>
            <w:bCs w:val="0"/>
          </w:rPr>
          <w:delText xml:space="preserve">[13] Filatenkov A, et al. *Clin Cancer Res*. 2015;21(7):1725–1734. </w:delText>
        </w:r>
      </w:del>
    </w:p>
    <w:p w14:paraId="1B3AE188">
      <w:pPr>
        <w:jc w:val="both"/>
        <w:rPr>
          <w:del w:id="651" w:author="lpp" w:date="2025-06-22T16:37:32Z"/>
          <w:rFonts w:hint="default" w:ascii="Times New Roman" w:hAnsi="Times New Roman" w:cs="Times New Roman" w:eastAsiaTheme="minorEastAsia"/>
          <w:b w:val="0"/>
          <w:bCs w:val="0"/>
          <w:lang w:eastAsia="zh-CN"/>
        </w:rPr>
      </w:pPr>
      <w:del w:id="652" w:author="lpp" w:date="2025-06-22T16:37:32Z">
        <w:r>
          <w:rPr>
            <w:rFonts w:ascii="Times New Roman" w:hAnsi="Times New Roman" w:cs="Times New Roman"/>
            <w:b w:val="0"/>
            <w:bCs w:val="0"/>
          </w:rPr>
          <w:delText xml:space="preserve">[14] Takashima ME, et al. *Semin Radiat Oncol*. 2024;34(2):145–156. </w:delText>
        </w:r>
      </w:del>
    </w:p>
    <w:p w14:paraId="3CEAE763">
      <w:pPr>
        <w:jc w:val="both"/>
        <w:rPr>
          <w:del w:id="653" w:author="lpp" w:date="2025-06-22T16:37:32Z"/>
          <w:rFonts w:hint="default" w:ascii="Times New Roman" w:hAnsi="Times New Roman" w:cs="Times New Roman" w:eastAsiaTheme="minorEastAsia"/>
          <w:b w:val="0"/>
          <w:bCs w:val="0"/>
          <w:lang w:eastAsia="zh-CN"/>
        </w:rPr>
      </w:pPr>
      <w:del w:id="654" w:author="lpp" w:date="2025-06-22T16:37:32Z">
        <w:r>
          <w:rPr>
            <w:rFonts w:ascii="Times New Roman" w:hAnsi="Times New Roman" w:cs="Times New Roman"/>
            <w:b w:val="0"/>
            <w:bCs w:val="0"/>
          </w:rPr>
          <w:delText xml:space="preserve">[15] Khan NM, et al. *Free Radic Biol Med*. 2012;53(10):1859–1867. </w:delText>
        </w:r>
      </w:del>
    </w:p>
    <w:p w14:paraId="1ABB97A9">
      <w:pPr>
        <w:jc w:val="both"/>
        <w:rPr>
          <w:del w:id="655" w:author="lpp" w:date="2025-06-22T16:37:32Z"/>
          <w:rFonts w:hint="default" w:ascii="Times New Roman" w:hAnsi="Times New Roman" w:cs="Times New Roman" w:eastAsiaTheme="minorEastAsia"/>
          <w:b w:val="0"/>
          <w:bCs w:val="0"/>
          <w:lang w:eastAsia="zh-CN"/>
        </w:rPr>
      </w:pPr>
      <w:del w:id="656" w:author="lpp" w:date="2025-06-22T16:37:32Z">
        <w:r>
          <w:rPr>
            <w:rFonts w:ascii="Times New Roman" w:hAnsi="Times New Roman" w:cs="Times New Roman"/>
            <w:b w:val="0"/>
            <w:bCs w:val="0"/>
          </w:rPr>
          <w:delText xml:space="preserve">[16] Deloch L, et al. *Front Oncol*. 2016;6:141. </w:delText>
        </w:r>
      </w:del>
    </w:p>
    <w:p w14:paraId="29B5E7F1">
      <w:pPr>
        <w:jc w:val="both"/>
        <w:rPr>
          <w:del w:id="657" w:author="lpp" w:date="2025-06-22T16:37:32Z"/>
          <w:rFonts w:hint="default" w:ascii="Times New Roman" w:hAnsi="Times New Roman" w:cs="Times New Roman" w:eastAsiaTheme="minorEastAsia"/>
          <w:b w:val="0"/>
          <w:bCs w:val="0"/>
          <w:lang w:eastAsia="zh-CN"/>
        </w:rPr>
      </w:pPr>
      <w:del w:id="658" w:author="lpp" w:date="2025-06-22T16:37:32Z">
        <w:r>
          <w:rPr>
            <w:rFonts w:ascii="Times New Roman" w:hAnsi="Times New Roman" w:cs="Times New Roman"/>
            <w:b w:val="0"/>
            <w:bCs w:val="0"/>
          </w:rPr>
          <w:delText xml:space="preserve">[17] Wen X, et al. *Radiat Oncol*. 2024;19(1):25. </w:delText>
        </w:r>
      </w:del>
    </w:p>
    <w:p w14:paraId="428FCF35">
      <w:pPr>
        <w:jc w:val="both"/>
        <w:rPr>
          <w:del w:id="659" w:author="lpp" w:date="2025-06-22T16:37:32Z"/>
          <w:rFonts w:hint="default" w:ascii="Times New Roman" w:hAnsi="Times New Roman" w:cs="Times New Roman" w:eastAsiaTheme="minorEastAsia"/>
          <w:b w:val="0"/>
          <w:bCs w:val="0"/>
          <w:lang w:eastAsia="zh-CN"/>
        </w:rPr>
      </w:pPr>
      <w:del w:id="660" w:author="lpp" w:date="2025-06-22T16:37:32Z">
        <w:r>
          <w:rPr>
            <w:rFonts w:ascii="Times New Roman" w:hAnsi="Times New Roman" w:cs="Times New Roman"/>
            <w:b w:val="0"/>
            <w:bCs w:val="0"/>
          </w:rPr>
          <w:delText xml:space="preserve">[18] Schröder S, et al. *J Immunol Res*. 2018;2018:2856518. </w:delText>
        </w:r>
      </w:del>
    </w:p>
    <w:p w14:paraId="220D091C">
      <w:pPr>
        <w:jc w:val="both"/>
        <w:rPr>
          <w:del w:id="661" w:author="lpp" w:date="2025-06-22T16:37:32Z"/>
          <w:rFonts w:hint="default" w:ascii="Times New Roman" w:hAnsi="Times New Roman" w:cs="Times New Roman" w:eastAsiaTheme="minorEastAsia"/>
          <w:b w:val="0"/>
          <w:bCs w:val="0"/>
          <w:lang w:eastAsia="zh-CN"/>
        </w:rPr>
      </w:pPr>
      <w:del w:id="662" w:author="lpp" w:date="2025-06-22T16:37:32Z">
        <w:r>
          <w:rPr>
            <w:rFonts w:ascii="Times New Roman" w:hAnsi="Times New Roman" w:cs="Times New Roman"/>
            <w:b w:val="0"/>
            <w:bCs w:val="0"/>
          </w:rPr>
          <w:delText xml:space="preserve">[19] Rödel F, et al. *Cancer Lett*. 2015;356(1):105–113. </w:delText>
        </w:r>
      </w:del>
    </w:p>
    <w:p w14:paraId="3918B7AD">
      <w:pPr>
        <w:jc w:val="both"/>
        <w:rPr>
          <w:rFonts w:hint="default" w:ascii="Times New Roman" w:hAnsi="Times New Roman" w:cs="Times New Roman"/>
          <w:b w:val="0"/>
          <w:bCs w:val="0"/>
        </w:rPr>
      </w:pPr>
      <w:del w:id="663" w:author="lpp" w:date="2025-06-22T16:37:32Z">
        <w:r>
          <w:rPr>
            <w:rFonts w:ascii="Times New Roman" w:hAnsi="Times New Roman" w:cs="Times New Roman"/>
            <w:b w:val="0"/>
            <w:bCs w:val="0"/>
          </w:rPr>
          <w:delText>[20] Peng J, et al. *J Nanobiotechnology*. 2024;22(1):30.</w:delText>
        </w:r>
      </w:del>
    </w:p>
    <w:sectPr>
      <w:footerReference r:id="rId3" w:type="default"/>
      <w:pgSz w:w="11906" w:h="16838"/>
      <w:pgMar w:top="1440" w:right="1800" w:bottom="1440" w:left="1800" w:header="851" w:footer="992" w:gutter="0"/>
      <w:lnNumType w:countBy="1" w:restart="continuous"/>
      <w:pgNumType w:fmt="decimal"/>
      <w:cols w:space="425" w:num="1"/>
      <w:docGrid w:type="lines" w:linePitch="312" w:charSpace="0"/>
      <mc:AlternateContent>
        <mc:Choice Requires="wpsCustomData">
          <wpsCustomData:blankLineNoLineNum/>
        </mc:Choice>
      </mc:AlternateConten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53C7">
    <w:pPr>
      <w:pStyle w:val="11"/>
    </w:pPr>
    <w:ins w:id="0" w:author="lpp" w:date="2025-06-22T16:39:47Z">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A99A9">
                            <w:pPr>
                              <w:pStyle w:val="11"/>
                            </w:pPr>
                            <w:ins w:id="2" w:author="lpp" w:date="2025-06-22T16:39:47Z">
                              <w:r>
                                <w:rPr/>
                                <w:fldChar w:fldCharType="begin"/>
                              </w:r>
                            </w:ins>
                            <w:ins w:id="3" w:author="lpp" w:date="2025-06-22T16:39:47Z">
                              <w:r>
                                <w:rPr/>
                                <w:instrText xml:space="preserve"> PAGE  \* MERGEFORMAT </w:instrText>
                              </w:r>
                            </w:ins>
                            <w:ins w:id="4" w:author="lpp" w:date="2025-06-22T16:39:47Z">
                              <w:r>
                                <w:rPr/>
                                <w:fldChar w:fldCharType="separate"/>
                              </w:r>
                            </w:ins>
                            <w:ins w:id="5" w:author="lpp" w:date="2025-06-22T16:39:47Z">
                              <w:r>
                                <w:rPr/>
                                <w:t>1</w:t>
                              </w:r>
                            </w:ins>
                            <w:ins w:id="6" w:author="lpp" w:date="2025-06-22T16:39:4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DBA99A9">
                      <w:pPr>
                        <w:pStyle w:val="11"/>
                      </w:pPr>
                      <w:ins w:id="7" w:author="lpp" w:date="2025-06-22T16:39:47Z">
                        <w:r>
                          <w:rPr/>
                          <w:fldChar w:fldCharType="begin"/>
                        </w:r>
                      </w:ins>
                      <w:ins w:id="8" w:author="lpp" w:date="2025-06-22T16:39:47Z">
                        <w:r>
                          <w:rPr/>
                          <w:instrText xml:space="preserve"> PAGE  \* MERGEFORMAT </w:instrText>
                        </w:r>
                      </w:ins>
                      <w:ins w:id="9" w:author="lpp" w:date="2025-06-22T16:39:47Z">
                        <w:r>
                          <w:rPr/>
                          <w:fldChar w:fldCharType="separate"/>
                        </w:r>
                      </w:ins>
                      <w:ins w:id="10" w:author="lpp" w:date="2025-06-22T16:39:47Z">
                        <w:r>
                          <w:rPr/>
                          <w:t>1</w:t>
                        </w:r>
                      </w:ins>
                      <w:ins w:id="11" w:author="lpp" w:date="2025-06-22T16:39:47Z">
                        <w:r>
                          <w:rPr/>
                          <w:fldChar w:fldCharType="end"/>
                        </w:r>
                      </w:ins>
                    </w:p>
                  </w:txbxContent>
                </v:textbox>
              </v:shape>
            </w:pict>
          </mc:Fallback>
        </mc:AlternateContent>
      </w:r>
    </w:ins>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pp">
    <w15:presenceInfo w15:providerId="WPS Office" w15:userId="4088671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E16"/>
    <w:rsid w:val="000F0B5A"/>
    <w:rsid w:val="00112CE6"/>
    <w:rsid w:val="004A393B"/>
    <w:rsid w:val="00735C2C"/>
    <w:rsid w:val="00813E16"/>
    <w:rsid w:val="038A3960"/>
    <w:rsid w:val="05EA2DDC"/>
    <w:rsid w:val="066C60D5"/>
    <w:rsid w:val="0A001A3B"/>
    <w:rsid w:val="0A530F50"/>
    <w:rsid w:val="0CB87790"/>
    <w:rsid w:val="0CC67F8A"/>
    <w:rsid w:val="0EAB6C0F"/>
    <w:rsid w:val="0F507EA7"/>
    <w:rsid w:val="17A979B1"/>
    <w:rsid w:val="1A0538E9"/>
    <w:rsid w:val="1A604FC3"/>
    <w:rsid w:val="22344F97"/>
    <w:rsid w:val="2CC55886"/>
    <w:rsid w:val="2D8D7A26"/>
    <w:rsid w:val="2FD31DD0"/>
    <w:rsid w:val="307B769F"/>
    <w:rsid w:val="312C3A0B"/>
    <w:rsid w:val="3173448C"/>
    <w:rsid w:val="33016ABC"/>
    <w:rsid w:val="33923FE8"/>
    <w:rsid w:val="34DE7F93"/>
    <w:rsid w:val="414A7CB0"/>
    <w:rsid w:val="425D2501"/>
    <w:rsid w:val="42876CE2"/>
    <w:rsid w:val="4490724F"/>
    <w:rsid w:val="45D862A0"/>
    <w:rsid w:val="46B53E90"/>
    <w:rsid w:val="50166926"/>
    <w:rsid w:val="50781307"/>
    <w:rsid w:val="521C2548"/>
    <w:rsid w:val="55D87B28"/>
    <w:rsid w:val="56AD5628"/>
    <w:rsid w:val="58403763"/>
    <w:rsid w:val="5C1D6B13"/>
    <w:rsid w:val="5F38023A"/>
    <w:rsid w:val="61204131"/>
    <w:rsid w:val="628B3971"/>
    <w:rsid w:val="6833299C"/>
    <w:rsid w:val="68DB7B0A"/>
    <w:rsid w:val="71333A0D"/>
    <w:rsid w:val="73EE52AC"/>
    <w:rsid w:val="74CD5DAC"/>
    <w:rsid w:val="7568637B"/>
    <w:rsid w:val="7CDE4745"/>
    <w:rsid w:val="7D451947"/>
    <w:rsid w:val="7E793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qFormat/>
    <w:uiPriority w:val="99"/>
    <w:pPr>
      <w:tabs>
        <w:tab w:val="center" w:pos="4153"/>
        <w:tab w:val="right" w:pos="8306"/>
      </w:tabs>
      <w:snapToGrid w:val="0"/>
      <w:jc w:val="left"/>
    </w:pPr>
    <w:rPr>
      <w:sz w:val="18"/>
    </w:rPr>
  </w:style>
  <w:style w:type="paragraph" w:styleId="12">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semiHidden/>
    <w:unhideWhenUsed/>
    <w:qFormat/>
    <w:uiPriority w:val="39"/>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oc 2"/>
    <w:basedOn w:val="1"/>
    <w:next w:val="1"/>
    <w:semiHidden/>
    <w:unhideWhenUsed/>
    <w:qFormat/>
    <w:uiPriority w:val="39"/>
    <w:pPr>
      <w:ind w:left="420" w:leftChars="200"/>
    </w:p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20">
    <w:name w:val="标题 1 字符"/>
    <w:basedOn w:val="19"/>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9"/>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9"/>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9"/>
    <w:link w:val="5"/>
    <w:semiHidden/>
    <w:qFormat/>
    <w:uiPriority w:val="9"/>
    <w:rPr>
      <w:rFonts w:cstheme="majorBidi"/>
      <w:color w:val="2F5597" w:themeColor="accent1" w:themeShade="BF"/>
      <w:sz w:val="28"/>
      <w:szCs w:val="28"/>
    </w:rPr>
  </w:style>
  <w:style w:type="character" w:customStyle="1" w:styleId="24">
    <w:name w:val="标题 5 字符"/>
    <w:basedOn w:val="19"/>
    <w:link w:val="6"/>
    <w:semiHidden/>
    <w:qFormat/>
    <w:uiPriority w:val="9"/>
    <w:rPr>
      <w:rFonts w:cstheme="majorBidi"/>
      <w:color w:val="2F5597" w:themeColor="accent1" w:themeShade="BF"/>
      <w:sz w:val="24"/>
      <w:szCs w:val="24"/>
    </w:rPr>
  </w:style>
  <w:style w:type="character" w:customStyle="1" w:styleId="25">
    <w:name w:val="标题 6 字符"/>
    <w:basedOn w:val="19"/>
    <w:link w:val="7"/>
    <w:semiHidden/>
    <w:qFormat/>
    <w:uiPriority w:val="9"/>
    <w:rPr>
      <w:rFonts w:cstheme="majorBidi"/>
      <w:b/>
      <w:bCs/>
      <w:color w:val="2F5597" w:themeColor="accent1" w:themeShade="BF"/>
    </w:rPr>
  </w:style>
  <w:style w:type="character" w:customStyle="1" w:styleId="26">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9"/>
    <w:link w:val="17"/>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9"/>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9"/>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9"/>
    <w:link w:val="35"/>
    <w:uiPriority w:val="30"/>
    <w:rPr>
      <w:i/>
      <w:iCs/>
      <w:color w:val="2F5597" w:themeColor="accent1" w:themeShade="BF"/>
    </w:rPr>
  </w:style>
  <w:style w:type="character" w:customStyle="1" w:styleId="37">
    <w:name w:val="Intense Reference"/>
    <w:basedOn w:val="19"/>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564</Words>
  <Characters>3761</Characters>
  <Lines>367</Lines>
  <Paragraphs>103</Paragraphs>
  <TotalTime>3</TotalTime>
  <ScaleCrop>false</ScaleCrop>
  <LinksUpToDate>false</LinksUpToDate>
  <CharactersWithSpaces>4314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2025-06-15T12:22:00Z</dcterms:created>
  <dc:creator>艺林 袁</dc:creator>
  <cp:lastModifiedBy>小圆</cp:lastModifiedBy>
  <dcterms:modified xsi:type="dcterms:W3CDTF">2026-05-28T09:40:54Z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eyJoZGlkIjoiNzY1ODFhYTU1ZWRhZjAzM2Q1MzljMmVkMTU0NDkxZmEiLCJ1c2VySWQiOiIyMDg0Njc3OTMifQ==</vt:lpwstr>
  </property>
  <property fmtid="{D5CDD505-2E9C-101B-9397-08002B2CF9AE}" pid="3" name="KSOProductBuildVer">
    <vt:lpwstr>2052-12.1.0.26375</vt:lpwstr>
  </property>
  <property fmtid="{D5CDD505-2E9C-101B-9397-08002B2CF9AE}" pid="4" name="ICV">
    <vt:lpwstr>17B4523E0EA54864A517FB3CEED12CAF_13</vt:lpwstr>
  </property>
</Properties>
</file>